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20" w:type="dxa"/>
        <w:tblBorders>
          <w:top w:val="single" w:sz="8" w:space="0" w:color="auto"/>
          <w:bottom w:val="single" w:sz="8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53"/>
      </w:tblGrid>
      <w:tr w:rsidR="00D83B8A" w14:paraId="666AC55E" w14:textId="77777777">
        <w:tc>
          <w:tcPr>
            <w:tcW w:w="10053" w:type="dxa"/>
          </w:tcPr>
          <w:p w14:paraId="6CFC4EA5" w14:textId="77777777" w:rsidR="00D83B8A" w:rsidRDefault="00441943">
            <w:pPr>
              <w:pStyle w:val="ArticleType"/>
            </w:pPr>
            <w:r>
              <w:t>Structural bioinformatics</w:t>
            </w:r>
          </w:p>
          <w:p w14:paraId="2661FC11" w14:textId="77777777" w:rsidR="00853D6D" w:rsidRDefault="008D4837" w:rsidP="00853D6D">
            <w:pPr>
              <w:pStyle w:val="Articletitle"/>
            </w:pPr>
            <w:r>
              <w:t>DisVis</w:t>
            </w:r>
            <w:r w:rsidR="003E46A0">
              <w:t>: Quantifying and visualizing</w:t>
            </w:r>
            <w:r w:rsidR="005E569B">
              <w:t xml:space="preserve"> </w:t>
            </w:r>
            <w:r w:rsidR="00E47B6D">
              <w:t xml:space="preserve">accessible </w:t>
            </w:r>
            <w:r w:rsidR="008D752C">
              <w:t>interaction</w:t>
            </w:r>
            <w:r w:rsidR="003F383A">
              <w:t xml:space="preserve"> space </w:t>
            </w:r>
            <w:r w:rsidR="000537C9">
              <w:t xml:space="preserve">of </w:t>
            </w:r>
            <w:r>
              <w:t>distance-restrain</w:t>
            </w:r>
            <w:r w:rsidR="007B22C4">
              <w:t>ed</w:t>
            </w:r>
            <w:r w:rsidR="000537C9">
              <w:t xml:space="preserve"> </w:t>
            </w:r>
            <w:r w:rsidR="008D752C">
              <w:t>biomolecular</w:t>
            </w:r>
            <w:r w:rsidR="000537C9">
              <w:t xml:space="preserve"> complexes</w:t>
            </w:r>
          </w:p>
          <w:p w14:paraId="180FCFDA" w14:textId="77777777" w:rsidR="00D83B8A" w:rsidRDefault="00776D45">
            <w:pPr>
              <w:pStyle w:val="Authorname"/>
            </w:pPr>
            <w:r>
              <w:t>G.C.P. van Zundert</w:t>
            </w:r>
            <w:r w:rsidR="00853D6D" w:rsidRPr="00853D6D">
              <w:rPr>
                <w:vertAlign w:val="superscript"/>
              </w:rPr>
              <w:t>1</w:t>
            </w:r>
            <w:r w:rsidR="00D83B8A">
              <w:t xml:space="preserve"> and </w:t>
            </w:r>
            <w:r>
              <w:t>A.M.J.J. Bonvin</w:t>
            </w:r>
            <w:r w:rsidR="00CA49AE">
              <w:rPr>
                <w:vertAlign w:val="superscript"/>
              </w:rPr>
              <w:t>1,</w:t>
            </w:r>
            <w:r w:rsidR="00CA49AE">
              <w:rPr>
                <w:rFonts w:ascii="Times New Roman" w:hAnsi="Times New Roman"/>
                <w:vertAlign w:val="superscript"/>
              </w:rPr>
              <w:t>*</w:t>
            </w:r>
          </w:p>
          <w:p w14:paraId="31A59019" w14:textId="5F1657DA" w:rsidR="00D83B8A" w:rsidRDefault="00D83B8A">
            <w:pPr>
              <w:pStyle w:val="Affilation"/>
            </w:pPr>
            <w:r>
              <w:rPr>
                <w:vertAlign w:val="superscript"/>
              </w:rPr>
              <w:t>1</w:t>
            </w:r>
            <w:r w:rsidR="005E569B">
              <w:t>Bijvoet Center for Biomolecular Research, Faculty of Science</w:t>
            </w:r>
            <w:r w:rsidR="00DA5A09">
              <w:t xml:space="preserve"> - Chemistry</w:t>
            </w:r>
            <w:r w:rsidR="005E569B">
              <w:t>, Utrecht University, Utrecht, 3584CH, the Netherlands</w:t>
            </w:r>
          </w:p>
          <w:p w14:paraId="3795E7DF" w14:textId="77777777" w:rsidR="003B3D09" w:rsidRPr="003B3D09" w:rsidRDefault="003B3D09" w:rsidP="00853D6D">
            <w:pPr>
              <w:pStyle w:val="Affilation"/>
              <w:rPr>
                <w:sz w:val="16"/>
                <w:szCs w:val="16"/>
              </w:rPr>
            </w:pPr>
            <w:r w:rsidRPr="003B3D09">
              <w:rPr>
                <w:sz w:val="16"/>
                <w:szCs w:val="16"/>
              </w:rPr>
              <w:t>Received on XXXXX</w:t>
            </w:r>
            <w:r>
              <w:rPr>
                <w:sz w:val="16"/>
                <w:szCs w:val="16"/>
              </w:rPr>
              <w:t xml:space="preserve">; </w:t>
            </w:r>
            <w:r w:rsidR="00887143">
              <w:rPr>
                <w:sz w:val="16"/>
                <w:szCs w:val="16"/>
              </w:rPr>
              <w:t>r</w:t>
            </w:r>
            <w:r w:rsidRPr="003B3D09">
              <w:rPr>
                <w:sz w:val="16"/>
                <w:szCs w:val="16"/>
              </w:rPr>
              <w:t>e</w:t>
            </w:r>
            <w:r w:rsidR="00887143">
              <w:rPr>
                <w:sz w:val="16"/>
                <w:szCs w:val="16"/>
              </w:rPr>
              <w:t>vised</w:t>
            </w:r>
            <w:r w:rsidRPr="003B3D09">
              <w:rPr>
                <w:sz w:val="16"/>
                <w:szCs w:val="16"/>
              </w:rPr>
              <w:t xml:space="preserve"> on XXXXX</w:t>
            </w:r>
            <w:r>
              <w:rPr>
                <w:sz w:val="16"/>
                <w:szCs w:val="16"/>
              </w:rPr>
              <w:t xml:space="preserve">; </w:t>
            </w:r>
            <w:r w:rsidR="00887143">
              <w:rPr>
                <w:sz w:val="16"/>
                <w:szCs w:val="16"/>
              </w:rPr>
              <w:t xml:space="preserve">accepted </w:t>
            </w:r>
            <w:r w:rsidRPr="003B3D09">
              <w:rPr>
                <w:sz w:val="16"/>
                <w:szCs w:val="16"/>
              </w:rPr>
              <w:t>on XXXXX</w:t>
            </w:r>
            <w:r>
              <w:rPr>
                <w:sz w:val="16"/>
                <w:szCs w:val="16"/>
              </w:rPr>
              <w:t xml:space="preserve"> </w:t>
            </w:r>
          </w:p>
          <w:p w14:paraId="0CED3938" w14:textId="77777777" w:rsidR="00853D6D" w:rsidRDefault="00853D6D" w:rsidP="00853D6D">
            <w:pPr>
              <w:pStyle w:val="Authorname"/>
              <w:rPr>
                <w:sz w:val="32"/>
              </w:rPr>
            </w:pPr>
          </w:p>
          <w:p w14:paraId="03B8DFB5" w14:textId="77777777" w:rsidR="00853D6D" w:rsidRPr="00853D6D" w:rsidRDefault="00853D6D" w:rsidP="00853D6D">
            <w:pPr>
              <w:pStyle w:val="Received"/>
              <w:rPr>
                <w:sz w:val="28"/>
                <w:szCs w:val="28"/>
              </w:rPr>
            </w:pPr>
            <w:r>
              <w:rPr>
                <w:sz w:val="20"/>
                <w:szCs w:val="28"/>
              </w:rPr>
              <w:t>Associate Editor: XXXXXXX</w:t>
            </w:r>
          </w:p>
        </w:tc>
      </w:tr>
    </w:tbl>
    <w:p w14:paraId="2922A435" w14:textId="77777777" w:rsidR="00D83B8A" w:rsidRDefault="00D83B8A">
      <w:pPr>
        <w:pStyle w:val="AbstractHead"/>
        <w:spacing w:line="14" w:lineRule="exact"/>
      </w:pPr>
    </w:p>
    <w:p w14:paraId="31023ECD" w14:textId="77777777" w:rsidR="00D83B8A" w:rsidRDefault="00D83B8A">
      <w:pPr>
        <w:pStyle w:val="AbstractHead"/>
        <w:spacing w:before="0" w:after="0" w:line="14" w:lineRule="exact"/>
        <w:sectPr w:rsidR="00D83B8A" w:rsidSect="00887143">
          <w:headerReference w:type="even" r:id="rId8"/>
          <w:headerReference w:type="default" r:id="rId9"/>
          <w:footerReference w:type="even" r:id="rId10"/>
          <w:footerReference w:type="default" r:id="rId11"/>
          <w:footerReference w:type="first" r:id="rId12"/>
          <w:type w:val="continuous"/>
          <w:pgSz w:w="12240" w:h="15840" w:code="1"/>
          <w:pgMar w:top="1400" w:right="1080" w:bottom="1458" w:left="1080" w:header="704" w:footer="790" w:gutter="0"/>
          <w:cols w:space="360"/>
          <w:titlePg/>
          <w:docGrid w:linePitch="360"/>
        </w:sectPr>
      </w:pPr>
    </w:p>
    <w:p w14:paraId="3E300521" w14:textId="77777777" w:rsidR="00D83B8A" w:rsidRDefault="00D83B8A">
      <w:pPr>
        <w:pStyle w:val="AbstractHead"/>
        <w:spacing w:before="0" w:line="200" w:lineRule="exact"/>
      </w:pPr>
      <w:r>
        <w:rPr>
          <w:rStyle w:val="FootnoteReference"/>
          <w:vanish/>
          <w:color w:val="FFFFFF"/>
        </w:rPr>
        <w:lastRenderedPageBreak/>
        <w:footnoteReference w:customMarkFollows="1" w:id="2"/>
        <w:t>*</w:t>
      </w:r>
      <w:r>
        <w:t>abstract</w:t>
      </w:r>
    </w:p>
    <w:p w14:paraId="5341A7D7" w14:textId="29D9A44B" w:rsidR="00D96E9F" w:rsidRDefault="00CA49AE">
      <w:pPr>
        <w:pStyle w:val="AbstractText"/>
      </w:pPr>
      <w:r>
        <w:rPr>
          <w:b/>
          <w:bCs/>
        </w:rPr>
        <w:t>Summary</w:t>
      </w:r>
      <w:r w:rsidR="00D83B8A">
        <w:rPr>
          <w:b/>
          <w:bCs/>
        </w:rPr>
        <w:t>:</w:t>
      </w:r>
      <w:r w:rsidR="00D96E9F">
        <w:t xml:space="preserve"> </w:t>
      </w:r>
      <w:r w:rsidR="00DA5A09">
        <w:t xml:space="preserve">We present </w:t>
      </w:r>
      <w:r w:rsidR="00F00261">
        <w:t>DisVis</w:t>
      </w:r>
      <w:r w:rsidR="00DA5A09">
        <w:t xml:space="preserve">, a </w:t>
      </w:r>
      <w:r w:rsidR="00F00261">
        <w:t xml:space="preserve">Python package and </w:t>
      </w:r>
      <w:r w:rsidR="00D07998">
        <w:t>command line tool</w:t>
      </w:r>
      <w:r w:rsidR="00DA5A09">
        <w:t xml:space="preserve"> to</w:t>
      </w:r>
      <w:r w:rsidR="00D96E9F">
        <w:t xml:space="preserve"> </w:t>
      </w:r>
      <w:r w:rsidR="0045527E">
        <w:t>calculate</w:t>
      </w:r>
      <w:r w:rsidR="00D96E9F">
        <w:t xml:space="preserve"> the </w:t>
      </w:r>
      <w:r w:rsidR="0045527E">
        <w:t xml:space="preserve">reduced </w:t>
      </w:r>
      <w:r w:rsidR="00D96E9F">
        <w:t xml:space="preserve">accessible </w:t>
      </w:r>
      <w:r w:rsidR="00C96C37">
        <w:t>interaction</w:t>
      </w:r>
      <w:r w:rsidR="00D96E9F">
        <w:t xml:space="preserve"> space of </w:t>
      </w:r>
      <w:r w:rsidR="00B6338C">
        <w:t>di</w:t>
      </w:r>
      <w:r w:rsidR="00B6338C">
        <w:t>s</w:t>
      </w:r>
      <w:r w:rsidR="00B6338C">
        <w:t>tance-restrained</w:t>
      </w:r>
      <w:r w:rsidR="00D96E9F">
        <w:t xml:space="preserve"> binary protein complexes</w:t>
      </w:r>
      <w:r w:rsidR="0045527E">
        <w:t xml:space="preserve">, </w:t>
      </w:r>
      <w:r w:rsidR="00DA5A09">
        <w:t>allowing</w:t>
      </w:r>
      <w:r w:rsidR="0045527E">
        <w:t xml:space="preserve"> for direct visua</w:t>
      </w:r>
      <w:r w:rsidR="0045527E">
        <w:t>l</w:t>
      </w:r>
      <w:r w:rsidR="0045527E">
        <w:t>ization</w:t>
      </w:r>
      <w:r w:rsidR="00F00261">
        <w:t xml:space="preserve"> and quantification</w:t>
      </w:r>
      <w:r w:rsidR="0045527E">
        <w:t xml:space="preserve"> of the information content</w:t>
      </w:r>
      <w:r w:rsidR="00D07998">
        <w:t xml:space="preserve"> of</w:t>
      </w:r>
      <w:r w:rsidR="0045527E">
        <w:t xml:space="preserve"> </w:t>
      </w:r>
      <w:r w:rsidR="00F00261">
        <w:t>the distance restraints</w:t>
      </w:r>
      <w:r w:rsidR="00D96E9F">
        <w:t xml:space="preserve">. The </w:t>
      </w:r>
      <w:r w:rsidR="00F00261">
        <w:t>approach is general and can also</w:t>
      </w:r>
      <w:r w:rsidR="00D96E9F">
        <w:t xml:space="preserve"> be used as a knowledge-based distance energy </w:t>
      </w:r>
      <w:r w:rsidR="0045527E">
        <w:t>term</w:t>
      </w:r>
      <w:r w:rsidR="00D96E9F">
        <w:t xml:space="preserve"> in FFT</w:t>
      </w:r>
      <w:r w:rsidR="0045527E">
        <w:t xml:space="preserve">-based docking </w:t>
      </w:r>
      <w:r w:rsidR="00DA5A09">
        <w:t>d</w:t>
      </w:r>
      <w:r w:rsidR="00DA5A09">
        <w:t>i</w:t>
      </w:r>
      <w:r w:rsidR="00DA5A09">
        <w:t xml:space="preserve">rectly </w:t>
      </w:r>
      <w:r w:rsidR="0045527E">
        <w:t>during the sampling stage.</w:t>
      </w:r>
    </w:p>
    <w:p w14:paraId="18D0CFAE" w14:textId="77777777" w:rsidR="00CA49AE" w:rsidRPr="005E569B" w:rsidRDefault="00CA49AE">
      <w:pPr>
        <w:pStyle w:val="AbstractText"/>
      </w:pPr>
      <w:r>
        <w:rPr>
          <w:b/>
        </w:rPr>
        <w:t>Availability and implementation:</w:t>
      </w:r>
      <w:r w:rsidR="005E569B">
        <w:rPr>
          <w:b/>
        </w:rPr>
        <w:t xml:space="preserve"> </w:t>
      </w:r>
      <w:r w:rsidR="00DA5A09" w:rsidRPr="00C80CC4">
        <w:t>The</w:t>
      </w:r>
      <w:r w:rsidR="00DA5A09">
        <w:t xml:space="preserve"> </w:t>
      </w:r>
      <w:r w:rsidR="00DA5A09" w:rsidRPr="00DA5A09">
        <w:t>s</w:t>
      </w:r>
      <w:r w:rsidR="005E569B">
        <w:t>ource code</w:t>
      </w:r>
      <w:r w:rsidR="00DA5A09">
        <w:t xml:space="preserve"> with docume</w:t>
      </w:r>
      <w:r w:rsidR="00DA5A09">
        <w:t>n</w:t>
      </w:r>
      <w:r w:rsidR="00DA5A09">
        <w:t>tation</w:t>
      </w:r>
      <w:r w:rsidR="005E569B">
        <w:t xml:space="preserve"> is </w:t>
      </w:r>
      <w:r w:rsidR="00DA5A09">
        <w:t xml:space="preserve">freely </w:t>
      </w:r>
      <w:r w:rsidR="005E569B">
        <w:t xml:space="preserve">available </w:t>
      </w:r>
      <w:r w:rsidR="00DA5A09">
        <w:t>from</w:t>
      </w:r>
      <w:r w:rsidR="005E569B">
        <w:t xml:space="preserve"> htt</w:t>
      </w:r>
      <w:r w:rsidR="006E3C1D">
        <w:t>ps://github.com/haddocking/</w:t>
      </w:r>
      <w:r w:rsidR="00F779BE">
        <w:t>disvis</w:t>
      </w:r>
      <w:r w:rsidR="005E569B">
        <w:t>.</w:t>
      </w:r>
    </w:p>
    <w:p w14:paraId="1DBC0142" w14:textId="77777777" w:rsidR="00CA49AE" w:rsidRPr="005E569B" w:rsidRDefault="00CA49AE">
      <w:pPr>
        <w:pStyle w:val="AbstractText"/>
      </w:pPr>
      <w:r>
        <w:rPr>
          <w:b/>
        </w:rPr>
        <w:t>Contact:</w:t>
      </w:r>
      <w:r w:rsidR="005E569B">
        <w:rPr>
          <w:b/>
        </w:rPr>
        <w:t xml:space="preserve"> </w:t>
      </w:r>
      <w:r w:rsidR="005E569B">
        <w:t>a.m.j.j.bonvin@uu.nl</w:t>
      </w:r>
    </w:p>
    <w:p w14:paraId="5088F98C" w14:textId="77777777" w:rsidR="00CA49AE" w:rsidRPr="006E7F16" w:rsidRDefault="00CA49AE">
      <w:pPr>
        <w:pStyle w:val="AbstractText"/>
      </w:pPr>
      <w:r>
        <w:rPr>
          <w:b/>
        </w:rPr>
        <w:t>Supplementary information:</w:t>
      </w:r>
      <w:r w:rsidR="006E7F16">
        <w:rPr>
          <w:b/>
        </w:rPr>
        <w:t xml:space="preserve"> </w:t>
      </w:r>
      <w:r w:rsidR="00A20268">
        <w:t>A</w:t>
      </w:r>
      <w:r w:rsidR="006E7F16">
        <w:t xml:space="preserve">vailable at </w:t>
      </w:r>
      <w:r w:rsidR="006E7F16">
        <w:rPr>
          <w:i/>
        </w:rPr>
        <w:t xml:space="preserve">Bioinformatics </w:t>
      </w:r>
      <w:r w:rsidR="006E7F16">
        <w:t xml:space="preserve">online. </w:t>
      </w:r>
    </w:p>
    <w:p w14:paraId="31DA4F05" w14:textId="77777777" w:rsidR="00D83B8A" w:rsidRDefault="00D83B8A" w:rsidP="00341B9C">
      <w:pPr>
        <w:pStyle w:val="Heading1"/>
        <w:spacing w:before="360"/>
        <w:ind w:left="360" w:hanging="360"/>
      </w:pPr>
      <w:r>
        <w:t xml:space="preserve">introduction </w:t>
      </w:r>
    </w:p>
    <w:p w14:paraId="1F164085" w14:textId="57663B81" w:rsidR="00B97ED1" w:rsidRDefault="0076498E" w:rsidP="00A4021B">
      <w:pPr>
        <w:jc w:val="both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Structural characterization</w:t>
      </w:r>
      <w:r w:rsidRPr="005D3F93">
        <w:rPr>
          <w:rFonts w:ascii="Times New Roman" w:hAnsi="Times New Roman"/>
          <w:sz w:val="18"/>
          <w:szCs w:val="18"/>
        </w:rPr>
        <w:t xml:space="preserve"> </w:t>
      </w:r>
      <w:r w:rsidR="000537C9" w:rsidRPr="005D3F93">
        <w:rPr>
          <w:rFonts w:ascii="Times New Roman" w:hAnsi="Times New Roman"/>
          <w:sz w:val="18"/>
          <w:szCs w:val="18"/>
        </w:rPr>
        <w:t xml:space="preserve">of protein complexes is </w:t>
      </w:r>
      <w:r w:rsidR="00A4021B">
        <w:rPr>
          <w:rFonts w:ascii="Times New Roman" w:hAnsi="Times New Roman"/>
          <w:sz w:val="18"/>
          <w:szCs w:val="18"/>
        </w:rPr>
        <w:t xml:space="preserve">of paramount importance for a </w:t>
      </w:r>
      <w:r w:rsidRPr="005D3F93">
        <w:rPr>
          <w:rFonts w:ascii="Times New Roman" w:hAnsi="Times New Roman"/>
          <w:sz w:val="18"/>
          <w:szCs w:val="18"/>
        </w:rPr>
        <w:t>fundamental understanding of cellular processe</w:t>
      </w:r>
      <w:r>
        <w:rPr>
          <w:rFonts w:ascii="Times New Roman" w:hAnsi="Times New Roman"/>
          <w:sz w:val="18"/>
          <w:szCs w:val="18"/>
        </w:rPr>
        <w:t>s, and</w:t>
      </w:r>
      <w:r w:rsidR="000537C9" w:rsidRPr="005D3F93">
        <w:rPr>
          <w:rFonts w:ascii="Times New Roman" w:hAnsi="Times New Roman"/>
          <w:sz w:val="18"/>
          <w:szCs w:val="18"/>
        </w:rPr>
        <w:t xml:space="preserve"> with major applications in </w:t>
      </w:r>
      <w:r w:rsidR="003B0D65">
        <w:rPr>
          <w:rFonts w:ascii="Times New Roman" w:hAnsi="Times New Roman"/>
          <w:sz w:val="18"/>
          <w:szCs w:val="18"/>
        </w:rPr>
        <w:t>rational</w:t>
      </w:r>
      <w:r w:rsidR="000537C9" w:rsidRPr="005D3F93">
        <w:rPr>
          <w:rFonts w:ascii="Times New Roman" w:hAnsi="Times New Roman"/>
          <w:sz w:val="18"/>
          <w:szCs w:val="18"/>
        </w:rPr>
        <w:t xml:space="preserve"> drug-design. As the </w:t>
      </w:r>
      <w:r w:rsidR="00A4021B" w:rsidRPr="005D3F93">
        <w:rPr>
          <w:rFonts w:ascii="Times New Roman" w:hAnsi="Times New Roman"/>
          <w:sz w:val="18"/>
          <w:szCs w:val="18"/>
        </w:rPr>
        <w:t>quant</w:t>
      </w:r>
      <w:r w:rsidR="00A4021B" w:rsidRPr="005D3F93">
        <w:rPr>
          <w:rFonts w:ascii="Times New Roman" w:hAnsi="Times New Roman"/>
          <w:sz w:val="18"/>
          <w:szCs w:val="18"/>
        </w:rPr>
        <w:t>i</w:t>
      </w:r>
      <w:r w:rsidR="00A4021B" w:rsidRPr="005D3F93">
        <w:rPr>
          <w:rFonts w:ascii="Times New Roman" w:hAnsi="Times New Roman"/>
          <w:sz w:val="18"/>
          <w:szCs w:val="18"/>
        </w:rPr>
        <w:t>ty</w:t>
      </w:r>
      <w:r w:rsidR="000537C9" w:rsidRPr="005D3F93">
        <w:rPr>
          <w:rFonts w:ascii="Times New Roman" w:hAnsi="Times New Roman"/>
          <w:sz w:val="18"/>
          <w:szCs w:val="18"/>
        </w:rPr>
        <w:t xml:space="preserve"> of experimentally determined complexes is only a fraction of the</w:t>
      </w:r>
      <w:r>
        <w:rPr>
          <w:rFonts w:ascii="Times New Roman" w:hAnsi="Times New Roman"/>
          <w:sz w:val="18"/>
          <w:szCs w:val="18"/>
        </w:rPr>
        <w:t>ir</w:t>
      </w:r>
      <w:r w:rsidR="000537C9" w:rsidRPr="005D3F93">
        <w:rPr>
          <w:rFonts w:ascii="Times New Roman" w:hAnsi="Times New Roman"/>
          <w:sz w:val="18"/>
          <w:szCs w:val="18"/>
        </w:rPr>
        <w:t xml:space="preserve"> total predicted</w:t>
      </w:r>
      <w:r w:rsidR="00DB1E96" w:rsidRPr="005D3F93">
        <w:rPr>
          <w:rFonts w:ascii="Times New Roman" w:hAnsi="Times New Roman"/>
          <w:sz w:val="18"/>
          <w:szCs w:val="18"/>
        </w:rPr>
        <w:t xml:space="preserve"> number, </w:t>
      </w:r>
      <w:r w:rsidR="00A4021B">
        <w:rPr>
          <w:rFonts w:ascii="Times New Roman" w:hAnsi="Times New Roman"/>
          <w:sz w:val="18"/>
          <w:szCs w:val="18"/>
        </w:rPr>
        <w:t xml:space="preserve">complementary </w:t>
      </w:r>
      <w:r w:rsidR="00DB1E96" w:rsidRPr="005D3F93">
        <w:rPr>
          <w:rFonts w:ascii="Times New Roman" w:hAnsi="Times New Roman"/>
          <w:sz w:val="18"/>
          <w:szCs w:val="18"/>
        </w:rPr>
        <w:t>computational tec</w:t>
      </w:r>
      <w:r w:rsidR="00DB1E96" w:rsidRPr="005D3F93">
        <w:rPr>
          <w:rFonts w:ascii="Times New Roman" w:hAnsi="Times New Roman"/>
          <w:sz w:val="18"/>
          <w:szCs w:val="18"/>
        </w:rPr>
        <w:t>h</w:t>
      </w:r>
      <w:r w:rsidR="00DB1E96" w:rsidRPr="005D3F93">
        <w:rPr>
          <w:rFonts w:ascii="Times New Roman" w:hAnsi="Times New Roman"/>
          <w:sz w:val="18"/>
          <w:szCs w:val="18"/>
        </w:rPr>
        <w:t xml:space="preserve">niques </w:t>
      </w:r>
      <w:r w:rsidR="00463A47">
        <w:rPr>
          <w:rFonts w:ascii="Times New Roman" w:hAnsi="Times New Roman"/>
          <w:sz w:val="18"/>
          <w:szCs w:val="18"/>
        </w:rPr>
        <w:t>have been</w:t>
      </w:r>
      <w:r>
        <w:rPr>
          <w:rFonts w:ascii="Times New Roman" w:hAnsi="Times New Roman"/>
          <w:sz w:val="18"/>
          <w:szCs w:val="18"/>
        </w:rPr>
        <w:t xml:space="preserve"> </w:t>
      </w:r>
      <w:r w:rsidR="00DB1E96" w:rsidRPr="005D3F93">
        <w:rPr>
          <w:rFonts w:ascii="Times New Roman" w:hAnsi="Times New Roman"/>
          <w:sz w:val="18"/>
          <w:szCs w:val="18"/>
        </w:rPr>
        <w:t>developed for predicting the structure of co</w:t>
      </w:r>
      <w:r w:rsidR="00DB1E96" w:rsidRPr="005D3F93">
        <w:rPr>
          <w:rFonts w:ascii="Times New Roman" w:hAnsi="Times New Roman"/>
          <w:sz w:val="18"/>
          <w:szCs w:val="18"/>
        </w:rPr>
        <w:t>m</w:t>
      </w:r>
      <w:r w:rsidR="00DB1E96" w:rsidRPr="005D3F93">
        <w:rPr>
          <w:rFonts w:ascii="Times New Roman" w:hAnsi="Times New Roman"/>
          <w:sz w:val="18"/>
          <w:szCs w:val="18"/>
        </w:rPr>
        <w:t xml:space="preserve">plexes </w:t>
      </w:r>
      <w:r>
        <w:rPr>
          <w:rFonts w:ascii="Times New Roman" w:hAnsi="Times New Roman"/>
          <w:sz w:val="18"/>
          <w:szCs w:val="18"/>
        </w:rPr>
        <w:t>from</w:t>
      </w:r>
      <w:r w:rsidR="00DB1E96" w:rsidRPr="005D3F93">
        <w:rPr>
          <w:rFonts w:ascii="Times New Roman" w:hAnsi="Times New Roman"/>
          <w:sz w:val="18"/>
          <w:szCs w:val="18"/>
        </w:rPr>
        <w:t xml:space="preserve"> their </w:t>
      </w:r>
      <w:r>
        <w:rPr>
          <w:rFonts w:ascii="Times New Roman" w:hAnsi="Times New Roman"/>
          <w:sz w:val="18"/>
          <w:szCs w:val="18"/>
        </w:rPr>
        <w:t>components</w:t>
      </w:r>
      <w:r w:rsidR="00EB6846">
        <w:rPr>
          <w:rFonts w:ascii="Times New Roman" w:hAnsi="Times New Roman"/>
          <w:sz w:val="18"/>
          <w:szCs w:val="18"/>
        </w:rPr>
        <w:t xml:space="preserve"> (</w:t>
      </w:r>
      <w:r>
        <w:rPr>
          <w:rFonts w:ascii="Times New Roman" w:hAnsi="Times New Roman"/>
          <w:sz w:val="18"/>
          <w:szCs w:val="18"/>
        </w:rPr>
        <w:t>Rodrigues and Bonvin, 2014;</w:t>
      </w:r>
      <w:r w:rsidR="003B2020">
        <w:rPr>
          <w:rFonts w:ascii="Times New Roman" w:hAnsi="Times New Roman"/>
          <w:sz w:val="18"/>
          <w:szCs w:val="18"/>
        </w:rPr>
        <w:t xml:space="preserve"> </w:t>
      </w:r>
      <w:r w:rsidR="00EB6846">
        <w:rPr>
          <w:rFonts w:ascii="Times New Roman" w:hAnsi="Times New Roman"/>
          <w:sz w:val="18"/>
          <w:szCs w:val="18"/>
        </w:rPr>
        <w:t>Petrey and Honig, 2014)</w:t>
      </w:r>
      <w:r w:rsidR="00DB1E96" w:rsidRPr="005D3F93">
        <w:rPr>
          <w:rFonts w:ascii="Times New Roman" w:hAnsi="Times New Roman"/>
          <w:sz w:val="18"/>
          <w:szCs w:val="18"/>
        </w:rPr>
        <w:t xml:space="preserve">. </w:t>
      </w:r>
      <w:r w:rsidR="00C63566">
        <w:rPr>
          <w:rFonts w:ascii="Times New Roman" w:hAnsi="Times New Roman"/>
          <w:sz w:val="18"/>
          <w:szCs w:val="18"/>
        </w:rPr>
        <w:t>A</w:t>
      </w:r>
      <w:r w:rsidR="00DB1E96" w:rsidRPr="005D3F93">
        <w:rPr>
          <w:rFonts w:ascii="Times New Roman" w:hAnsi="Times New Roman"/>
          <w:sz w:val="18"/>
          <w:szCs w:val="18"/>
        </w:rPr>
        <w:t xml:space="preserve">dditional low-resolution information </w:t>
      </w:r>
      <w:r w:rsidR="00A4021B">
        <w:rPr>
          <w:rFonts w:ascii="Times New Roman" w:hAnsi="Times New Roman"/>
          <w:sz w:val="18"/>
          <w:szCs w:val="18"/>
        </w:rPr>
        <w:t xml:space="preserve">in the form of distance restraints </w:t>
      </w:r>
      <w:r w:rsidR="00A4021B" w:rsidRPr="005D3F93">
        <w:rPr>
          <w:rFonts w:ascii="Times New Roman" w:hAnsi="Times New Roman"/>
          <w:sz w:val="18"/>
          <w:szCs w:val="18"/>
        </w:rPr>
        <w:t xml:space="preserve">can significantly </w:t>
      </w:r>
      <w:r w:rsidR="00A4021B">
        <w:rPr>
          <w:rFonts w:ascii="Times New Roman" w:hAnsi="Times New Roman"/>
          <w:sz w:val="18"/>
          <w:szCs w:val="18"/>
        </w:rPr>
        <w:t>benefit</w:t>
      </w:r>
      <w:r w:rsidR="00A4021B" w:rsidRPr="005D3F93">
        <w:rPr>
          <w:rFonts w:ascii="Times New Roman" w:hAnsi="Times New Roman"/>
          <w:sz w:val="18"/>
          <w:szCs w:val="18"/>
        </w:rPr>
        <w:t xml:space="preserve"> the mode</w:t>
      </w:r>
      <w:r w:rsidR="00A4021B" w:rsidRPr="005D3F93">
        <w:rPr>
          <w:rFonts w:ascii="Times New Roman" w:hAnsi="Times New Roman"/>
          <w:sz w:val="18"/>
          <w:szCs w:val="18"/>
        </w:rPr>
        <w:t>l</w:t>
      </w:r>
      <w:r w:rsidR="00A4021B" w:rsidRPr="005D3F93">
        <w:rPr>
          <w:rFonts w:ascii="Times New Roman" w:hAnsi="Times New Roman"/>
          <w:sz w:val="18"/>
          <w:szCs w:val="18"/>
        </w:rPr>
        <w:t>ing</w:t>
      </w:r>
      <w:r w:rsidR="00463A47">
        <w:rPr>
          <w:rFonts w:ascii="Times New Roman" w:hAnsi="Times New Roman"/>
          <w:sz w:val="18"/>
          <w:szCs w:val="18"/>
        </w:rPr>
        <w:t>, with</w:t>
      </w:r>
      <w:r w:rsidR="00A4021B">
        <w:rPr>
          <w:rFonts w:ascii="Times New Roman" w:hAnsi="Times New Roman"/>
          <w:sz w:val="18"/>
          <w:szCs w:val="18"/>
        </w:rPr>
        <w:t xml:space="preserve"> </w:t>
      </w:r>
      <w:r w:rsidR="002C26BE">
        <w:rPr>
          <w:rFonts w:ascii="Times New Roman" w:hAnsi="Times New Roman"/>
          <w:sz w:val="18"/>
          <w:szCs w:val="18"/>
        </w:rPr>
        <w:t xml:space="preserve">a variety of </w:t>
      </w:r>
      <w:r w:rsidR="00A4021B">
        <w:rPr>
          <w:rFonts w:ascii="Times New Roman" w:hAnsi="Times New Roman"/>
          <w:sz w:val="18"/>
          <w:szCs w:val="18"/>
        </w:rPr>
        <w:t>experimental methods</w:t>
      </w:r>
      <w:r w:rsidR="00463A47">
        <w:rPr>
          <w:rFonts w:ascii="Times New Roman" w:hAnsi="Times New Roman"/>
          <w:sz w:val="18"/>
          <w:szCs w:val="18"/>
        </w:rPr>
        <w:t xml:space="preserve"> </w:t>
      </w:r>
      <w:r w:rsidR="002C26BE">
        <w:rPr>
          <w:rFonts w:ascii="Times New Roman" w:hAnsi="Times New Roman"/>
          <w:sz w:val="18"/>
          <w:szCs w:val="18"/>
        </w:rPr>
        <w:t>providing such info</w:t>
      </w:r>
      <w:r w:rsidR="002C26BE">
        <w:rPr>
          <w:rFonts w:ascii="Times New Roman" w:hAnsi="Times New Roman"/>
          <w:sz w:val="18"/>
          <w:szCs w:val="18"/>
        </w:rPr>
        <w:t>r</w:t>
      </w:r>
      <w:r w:rsidR="002C26BE">
        <w:rPr>
          <w:rFonts w:ascii="Times New Roman" w:hAnsi="Times New Roman"/>
          <w:sz w:val="18"/>
          <w:szCs w:val="18"/>
        </w:rPr>
        <w:t>mation</w:t>
      </w:r>
      <w:r w:rsidR="00A4021B">
        <w:rPr>
          <w:rFonts w:ascii="Times New Roman" w:hAnsi="Times New Roman"/>
          <w:sz w:val="18"/>
          <w:szCs w:val="18"/>
        </w:rPr>
        <w:t xml:space="preserve">, such as chemical cross-links </w:t>
      </w:r>
      <w:r w:rsidR="002C26BE">
        <w:rPr>
          <w:rFonts w:ascii="Times New Roman" w:hAnsi="Times New Roman"/>
          <w:sz w:val="18"/>
          <w:szCs w:val="18"/>
        </w:rPr>
        <w:t xml:space="preserve">detected by </w:t>
      </w:r>
      <w:r w:rsidR="00A4021B">
        <w:rPr>
          <w:rFonts w:ascii="Times New Roman" w:hAnsi="Times New Roman"/>
          <w:sz w:val="18"/>
          <w:szCs w:val="18"/>
        </w:rPr>
        <w:t>mass spectrom</w:t>
      </w:r>
      <w:r w:rsidR="00A4021B">
        <w:rPr>
          <w:rFonts w:ascii="Times New Roman" w:hAnsi="Times New Roman"/>
          <w:sz w:val="18"/>
          <w:szCs w:val="18"/>
        </w:rPr>
        <w:t>e</w:t>
      </w:r>
      <w:r w:rsidR="00A4021B">
        <w:rPr>
          <w:rFonts w:ascii="Times New Roman" w:hAnsi="Times New Roman"/>
          <w:sz w:val="18"/>
          <w:szCs w:val="18"/>
        </w:rPr>
        <w:t>try</w:t>
      </w:r>
      <w:r w:rsidR="00810B3C">
        <w:rPr>
          <w:rFonts w:ascii="Times New Roman" w:hAnsi="Times New Roman"/>
          <w:sz w:val="18"/>
          <w:szCs w:val="18"/>
        </w:rPr>
        <w:t xml:space="preserve"> (Rappsilber, 2011)</w:t>
      </w:r>
      <w:r w:rsidR="00A4021B">
        <w:rPr>
          <w:rFonts w:ascii="Times New Roman" w:hAnsi="Times New Roman"/>
          <w:sz w:val="18"/>
          <w:szCs w:val="18"/>
        </w:rPr>
        <w:t xml:space="preserve">, </w:t>
      </w:r>
      <w:r w:rsidR="002C26BE">
        <w:rPr>
          <w:rFonts w:ascii="Times New Roman" w:hAnsi="Times New Roman"/>
          <w:sz w:val="18"/>
          <w:szCs w:val="18"/>
        </w:rPr>
        <w:t xml:space="preserve">and distance measurements from </w:t>
      </w:r>
      <w:r w:rsidR="00A4021B">
        <w:rPr>
          <w:rFonts w:ascii="Times New Roman" w:hAnsi="Times New Roman"/>
          <w:sz w:val="18"/>
          <w:szCs w:val="18"/>
        </w:rPr>
        <w:t>electron paramagnetic resonance (EPR) and FRET</w:t>
      </w:r>
      <w:r w:rsidR="00810B3C">
        <w:rPr>
          <w:rFonts w:ascii="Times New Roman" w:hAnsi="Times New Roman"/>
          <w:sz w:val="18"/>
          <w:szCs w:val="18"/>
        </w:rPr>
        <w:t xml:space="preserve"> (Kalinin </w:t>
      </w:r>
      <w:r w:rsidR="00810B3C">
        <w:rPr>
          <w:rFonts w:ascii="Times New Roman" w:hAnsi="Times New Roman"/>
          <w:i/>
          <w:sz w:val="18"/>
          <w:szCs w:val="18"/>
        </w:rPr>
        <w:t>et al.,</w:t>
      </w:r>
      <w:r w:rsidR="00810B3C">
        <w:rPr>
          <w:rFonts w:ascii="Times New Roman" w:hAnsi="Times New Roman"/>
          <w:sz w:val="18"/>
          <w:szCs w:val="18"/>
        </w:rPr>
        <w:t xml:space="preserve"> 2012)</w:t>
      </w:r>
      <w:r w:rsidR="00A4021B">
        <w:rPr>
          <w:rFonts w:ascii="Times New Roman" w:hAnsi="Times New Roman"/>
          <w:sz w:val="18"/>
          <w:szCs w:val="18"/>
        </w:rPr>
        <w:t>.</w:t>
      </w:r>
    </w:p>
    <w:p w14:paraId="33B5EFA8" w14:textId="3F59F5F9" w:rsidR="009057D1" w:rsidRDefault="006906EC" w:rsidP="005D3F93">
      <w:pPr>
        <w:jc w:val="both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When two biomolecules are known to interact and no high-resolution model is available, the structure of the complex can naively be any one state where the </w:t>
      </w:r>
      <w:r w:rsidR="00C24D4E">
        <w:rPr>
          <w:rFonts w:ascii="Times New Roman" w:hAnsi="Times New Roman"/>
          <w:sz w:val="18"/>
          <w:szCs w:val="18"/>
        </w:rPr>
        <w:t>molecules</w:t>
      </w:r>
      <w:r>
        <w:rPr>
          <w:rFonts w:ascii="Times New Roman" w:hAnsi="Times New Roman"/>
          <w:sz w:val="18"/>
          <w:szCs w:val="18"/>
        </w:rPr>
        <w:t xml:space="preserve"> are in contact. We define the accessible interaction space of the complex as the set of all these states. </w:t>
      </w:r>
      <w:r w:rsidR="00C24D4E">
        <w:rPr>
          <w:rFonts w:ascii="Times New Roman" w:hAnsi="Times New Roman"/>
          <w:sz w:val="18"/>
          <w:szCs w:val="18"/>
        </w:rPr>
        <w:t>If a distance restraint is imposed on the complex</w:t>
      </w:r>
      <w:r w:rsidR="002C26BE">
        <w:rPr>
          <w:rFonts w:ascii="Times New Roman" w:hAnsi="Times New Roman"/>
          <w:sz w:val="18"/>
          <w:szCs w:val="18"/>
        </w:rPr>
        <w:t>,</w:t>
      </w:r>
      <w:r w:rsidR="00C24D4E">
        <w:rPr>
          <w:rFonts w:ascii="Times New Roman" w:hAnsi="Times New Roman"/>
          <w:sz w:val="18"/>
          <w:szCs w:val="18"/>
        </w:rPr>
        <w:t xml:space="preserve"> the accessible interaction space reduces, depending on the </w:t>
      </w:r>
      <w:r w:rsidR="002C26BE">
        <w:rPr>
          <w:rFonts w:ascii="Times New Roman" w:hAnsi="Times New Roman"/>
          <w:sz w:val="18"/>
          <w:szCs w:val="18"/>
        </w:rPr>
        <w:t>info</w:t>
      </w:r>
      <w:r w:rsidR="002C26BE">
        <w:rPr>
          <w:rFonts w:ascii="Times New Roman" w:hAnsi="Times New Roman"/>
          <w:sz w:val="18"/>
          <w:szCs w:val="18"/>
        </w:rPr>
        <w:t>r</w:t>
      </w:r>
      <w:r w:rsidR="002C26BE">
        <w:rPr>
          <w:rFonts w:ascii="Times New Roman" w:hAnsi="Times New Roman"/>
          <w:sz w:val="18"/>
          <w:szCs w:val="18"/>
        </w:rPr>
        <w:t xml:space="preserve">mation content </w:t>
      </w:r>
      <w:r w:rsidR="00C24D4E">
        <w:rPr>
          <w:rFonts w:ascii="Times New Roman" w:hAnsi="Times New Roman"/>
          <w:sz w:val="18"/>
          <w:szCs w:val="18"/>
        </w:rPr>
        <w:t>of the restraint. The interaction space is further reduced if multiple restraints are included. S</w:t>
      </w:r>
      <w:r w:rsidR="004D6C9D">
        <w:rPr>
          <w:rFonts w:ascii="Times New Roman" w:hAnsi="Times New Roman"/>
          <w:sz w:val="18"/>
          <w:szCs w:val="18"/>
        </w:rPr>
        <w:t>o far</w:t>
      </w:r>
      <w:r w:rsidR="00C24D4E">
        <w:rPr>
          <w:rFonts w:ascii="Times New Roman" w:hAnsi="Times New Roman"/>
          <w:sz w:val="18"/>
          <w:szCs w:val="18"/>
        </w:rPr>
        <w:t>, however,</w:t>
      </w:r>
      <w:r w:rsidR="004D6C9D">
        <w:rPr>
          <w:rFonts w:ascii="Times New Roman" w:hAnsi="Times New Roman"/>
          <w:sz w:val="18"/>
          <w:szCs w:val="18"/>
        </w:rPr>
        <w:t xml:space="preserve"> no computational method has been reported that quantifies this redu</w:t>
      </w:r>
      <w:r w:rsidR="004D6C9D">
        <w:rPr>
          <w:rFonts w:ascii="Times New Roman" w:hAnsi="Times New Roman"/>
          <w:sz w:val="18"/>
          <w:szCs w:val="18"/>
        </w:rPr>
        <w:t>c</w:t>
      </w:r>
      <w:r w:rsidR="004D6C9D">
        <w:rPr>
          <w:rFonts w:ascii="Times New Roman" w:hAnsi="Times New Roman"/>
          <w:sz w:val="18"/>
          <w:szCs w:val="18"/>
        </w:rPr>
        <w:t xml:space="preserve">tion or </w:t>
      </w:r>
      <w:r w:rsidR="002C26BE">
        <w:rPr>
          <w:rFonts w:ascii="Times New Roman" w:hAnsi="Times New Roman"/>
          <w:sz w:val="18"/>
          <w:szCs w:val="18"/>
        </w:rPr>
        <w:t>allows to visualize this</w:t>
      </w:r>
      <w:r>
        <w:rPr>
          <w:rFonts w:ascii="Times New Roman" w:hAnsi="Times New Roman"/>
          <w:sz w:val="18"/>
          <w:szCs w:val="18"/>
        </w:rPr>
        <w:t xml:space="preserve"> </w:t>
      </w:r>
      <w:r w:rsidR="00C24D4E">
        <w:rPr>
          <w:rFonts w:ascii="Times New Roman" w:hAnsi="Times New Roman"/>
          <w:sz w:val="18"/>
          <w:szCs w:val="18"/>
        </w:rPr>
        <w:t xml:space="preserve">accessible interaction </w:t>
      </w:r>
      <w:r>
        <w:rPr>
          <w:rFonts w:ascii="Times New Roman" w:hAnsi="Times New Roman"/>
          <w:sz w:val="18"/>
          <w:szCs w:val="18"/>
        </w:rPr>
        <w:t xml:space="preserve">space. </w:t>
      </w:r>
    </w:p>
    <w:p w14:paraId="55AD3A08" w14:textId="02E35433" w:rsidR="00774405" w:rsidRPr="005D3F93" w:rsidRDefault="00B97ED1" w:rsidP="005D3F93">
      <w:pPr>
        <w:jc w:val="both"/>
        <w:rPr>
          <w:rFonts w:ascii="Times New Roman" w:hAnsi="Times New Roman"/>
          <w:sz w:val="18"/>
          <w:szCs w:val="18"/>
        </w:rPr>
      </w:pPr>
      <w:r w:rsidRPr="005D3F93">
        <w:rPr>
          <w:rFonts w:ascii="Times New Roman" w:hAnsi="Times New Roman"/>
          <w:sz w:val="18"/>
          <w:szCs w:val="18"/>
        </w:rPr>
        <w:lastRenderedPageBreak/>
        <w:t xml:space="preserve">To </w:t>
      </w:r>
      <w:r w:rsidR="004D6C9D">
        <w:rPr>
          <w:rFonts w:ascii="Times New Roman" w:hAnsi="Times New Roman"/>
          <w:sz w:val="18"/>
          <w:szCs w:val="18"/>
        </w:rPr>
        <w:t>aid</w:t>
      </w:r>
      <w:r w:rsidRPr="005D3F93">
        <w:rPr>
          <w:rFonts w:ascii="Times New Roman" w:hAnsi="Times New Roman"/>
          <w:sz w:val="18"/>
          <w:szCs w:val="18"/>
        </w:rPr>
        <w:t xml:space="preserve"> </w:t>
      </w:r>
      <w:r w:rsidR="00C63566">
        <w:rPr>
          <w:rFonts w:ascii="Times New Roman" w:hAnsi="Times New Roman"/>
          <w:sz w:val="18"/>
          <w:szCs w:val="18"/>
        </w:rPr>
        <w:t>in this task</w:t>
      </w:r>
      <w:r w:rsidRPr="005D3F93">
        <w:rPr>
          <w:rFonts w:ascii="Times New Roman" w:hAnsi="Times New Roman"/>
          <w:sz w:val="18"/>
          <w:szCs w:val="18"/>
        </w:rPr>
        <w:t xml:space="preserve">, </w:t>
      </w:r>
      <w:r w:rsidR="000537C9" w:rsidRPr="005D3F93">
        <w:rPr>
          <w:rFonts w:ascii="Times New Roman" w:hAnsi="Times New Roman"/>
          <w:sz w:val="18"/>
          <w:szCs w:val="18"/>
        </w:rPr>
        <w:t xml:space="preserve">we </w:t>
      </w:r>
      <w:r w:rsidR="00A20268">
        <w:rPr>
          <w:rFonts w:ascii="Times New Roman" w:hAnsi="Times New Roman"/>
          <w:sz w:val="18"/>
          <w:szCs w:val="18"/>
        </w:rPr>
        <w:t xml:space="preserve">have </w:t>
      </w:r>
      <w:r w:rsidRPr="005D3F93">
        <w:rPr>
          <w:rFonts w:ascii="Times New Roman" w:hAnsi="Times New Roman"/>
          <w:sz w:val="18"/>
          <w:szCs w:val="18"/>
        </w:rPr>
        <w:t>developed</w:t>
      </w:r>
      <w:r w:rsidR="000537C9" w:rsidRPr="005D3F93">
        <w:rPr>
          <w:rFonts w:ascii="Times New Roman" w:hAnsi="Times New Roman"/>
          <w:sz w:val="18"/>
          <w:szCs w:val="18"/>
        </w:rPr>
        <w:t xml:space="preserve"> </w:t>
      </w:r>
      <w:r w:rsidR="006906EC">
        <w:rPr>
          <w:rFonts w:ascii="Times New Roman" w:hAnsi="Times New Roman"/>
          <w:sz w:val="18"/>
          <w:szCs w:val="18"/>
        </w:rPr>
        <w:t>Dis</w:t>
      </w:r>
      <w:r w:rsidR="000537C9" w:rsidRPr="005D3F93">
        <w:rPr>
          <w:rFonts w:ascii="Times New Roman" w:hAnsi="Times New Roman"/>
          <w:sz w:val="18"/>
          <w:szCs w:val="18"/>
        </w:rPr>
        <w:t>Vi</w:t>
      </w:r>
      <w:r w:rsidR="00463A47">
        <w:rPr>
          <w:rFonts w:ascii="Times New Roman" w:hAnsi="Times New Roman"/>
          <w:sz w:val="18"/>
          <w:szCs w:val="18"/>
        </w:rPr>
        <w:t>s</w:t>
      </w:r>
      <w:r w:rsidR="000537C9" w:rsidRPr="005D3F93">
        <w:rPr>
          <w:rFonts w:ascii="Times New Roman" w:hAnsi="Times New Roman"/>
          <w:sz w:val="18"/>
          <w:szCs w:val="18"/>
        </w:rPr>
        <w:t xml:space="preserve">, a </w:t>
      </w:r>
      <w:r w:rsidRPr="005D3F93">
        <w:rPr>
          <w:rFonts w:ascii="Times New Roman" w:hAnsi="Times New Roman"/>
          <w:sz w:val="18"/>
          <w:szCs w:val="18"/>
        </w:rPr>
        <w:t xml:space="preserve">GPU-accelerated </w:t>
      </w:r>
      <w:r w:rsidR="006906EC">
        <w:rPr>
          <w:rFonts w:ascii="Times New Roman" w:hAnsi="Times New Roman"/>
          <w:sz w:val="18"/>
          <w:szCs w:val="18"/>
        </w:rPr>
        <w:t>P</w:t>
      </w:r>
      <w:r w:rsidR="000537C9" w:rsidRPr="005D3F93">
        <w:rPr>
          <w:rFonts w:ascii="Times New Roman" w:hAnsi="Times New Roman"/>
          <w:sz w:val="18"/>
          <w:szCs w:val="18"/>
        </w:rPr>
        <w:t>ython software package</w:t>
      </w:r>
      <w:r w:rsidR="003B0D65">
        <w:rPr>
          <w:rFonts w:ascii="Times New Roman" w:hAnsi="Times New Roman"/>
          <w:sz w:val="18"/>
          <w:szCs w:val="18"/>
        </w:rPr>
        <w:t xml:space="preserve"> and </w:t>
      </w:r>
      <w:r w:rsidR="006906EC">
        <w:rPr>
          <w:rFonts w:ascii="Times New Roman" w:hAnsi="Times New Roman"/>
          <w:sz w:val="18"/>
          <w:szCs w:val="18"/>
        </w:rPr>
        <w:t>command line tool</w:t>
      </w:r>
      <w:r w:rsidR="003B0D65">
        <w:rPr>
          <w:rFonts w:ascii="Times New Roman" w:hAnsi="Times New Roman"/>
          <w:sz w:val="18"/>
          <w:szCs w:val="18"/>
        </w:rPr>
        <w:t xml:space="preserve"> </w:t>
      </w:r>
      <w:r w:rsidR="009057D1">
        <w:rPr>
          <w:rFonts w:ascii="Times New Roman" w:hAnsi="Times New Roman"/>
          <w:sz w:val="18"/>
          <w:szCs w:val="18"/>
        </w:rPr>
        <w:t>(</w:t>
      </w:r>
      <w:r w:rsidR="009057D1">
        <w:rPr>
          <w:rFonts w:ascii="Times New Roman" w:hAnsi="Times New Roman"/>
          <w:i/>
          <w:sz w:val="18"/>
          <w:szCs w:val="18"/>
        </w:rPr>
        <w:t xml:space="preserve">disvis) </w:t>
      </w:r>
      <w:r w:rsidR="000537C9" w:rsidRPr="005D3F93">
        <w:rPr>
          <w:rFonts w:ascii="Times New Roman" w:hAnsi="Times New Roman"/>
          <w:sz w:val="18"/>
          <w:szCs w:val="18"/>
        </w:rPr>
        <w:t xml:space="preserve">for </w:t>
      </w:r>
      <w:r w:rsidR="006906EC">
        <w:rPr>
          <w:rFonts w:ascii="Times New Roman" w:hAnsi="Times New Roman"/>
          <w:sz w:val="18"/>
          <w:szCs w:val="18"/>
        </w:rPr>
        <w:t>qua</w:t>
      </w:r>
      <w:r w:rsidR="006906EC">
        <w:rPr>
          <w:rFonts w:ascii="Times New Roman" w:hAnsi="Times New Roman"/>
          <w:sz w:val="18"/>
          <w:szCs w:val="18"/>
        </w:rPr>
        <w:t>n</w:t>
      </w:r>
      <w:r w:rsidR="006906EC">
        <w:rPr>
          <w:rFonts w:ascii="Times New Roman" w:hAnsi="Times New Roman"/>
          <w:sz w:val="18"/>
          <w:szCs w:val="18"/>
        </w:rPr>
        <w:t>tifying</w:t>
      </w:r>
      <w:r w:rsidR="000537C9" w:rsidRPr="005D3F93">
        <w:rPr>
          <w:rFonts w:ascii="Times New Roman" w:hAnsi="Times New Roman"/>
          <w:sz w:val="18"/>
          <w:szCs w:val="18"/>
        </w:rPr>
        <w:t xml:space="preserve"> </w:t>
      </w:r>
      <w:r w:rsidR="00C24D4E">
        <w:rPr>
          <w:rFonts w:ascii="Times New Roman" w:hAnsi="Times New Roman"/>
          <w:sz w:val="18"/>
          <w:szCs w:val="18"/>
        </w:rPr>
        <w:t xml:space="preserve">and visualizing </w:t>
      </w:r>
      <w:r w:rsidR="000537C9" w:rsidRPr="005D3F93">
        <w:rPr>
          <w:rFonts w:ascii="Times New Roman" w:hAnsi="Times New Roman"/>
          <w:sz w:val="18"/>
          <w:szCs w:val="18"/>
        </w:rPr>
        <w:t xml:space="preserve">the accessible </w:t>
      </w:r>
      <w:r w:rsidR="008D752C">
        <w:rPr>
          <w:rFonts w:ascii="Times New Roman" w:hAnsi="Times New Roman"/>
          <w:sz w:val="18"/>
          <w:szCs w:val="18"/>
        </w:rPr>
        <w:t>interaction</w:t>
      </w:r>
      <w:r w:rsidR="000537C9" w:rsidRPr="005D3F93">
        <w:rPr>
          <w:rFonts w:ascii="Times New Roman" w:hAnsi="Times New Roman"/>
          <w:sz w:val="18"/>
          <w:szCs w:val="18"/>
        </w:rPr>
        <w:t xml:space="preserve"> space of </w:t>
      </w:r>
      <w:r w:rsidR="006906EC">
        <w:rPr>
          <w:rFonts w:ascii="Times New Roman" w:hAnsi="Times New Roman"/>
          <w:sz w:val="18"/>
          <w:szCs w:val="18"/>
        </w:rPr>
        <w:t>distance-restrained</w:t>
      </w:r>
      <w:r w:rsidRPr="005D3F93">
        <w:rPr>
          <w:rFonts w:ascii="Times New Roman" w:hAnsi="Times New Roman"/>
          <w:sz w:val="18"/>
          <w:szCs w:val="18"/>
        </w:rPr>
        <w:t xml:space="preserve"> binary complexes. </w:t>
      </w:r>
      <w:r w:rsidR="009057D1">
        <w:rPr>
          <w:rFonts w:ascii="Times New Roman" w:hAnsi="Times New Roman"/>
          <w:i/>
          <w:sz w:val="18"/>
          <w:szCs w:val="18"/>
        </w:rPr>
        <w:t>Disvis</w:t>
      </w:r>
      <w:r w:rsidRPr="005D3F93">
        <w:rPr>
          <w:rFonts w:ascii="Times New Roman" w:hAnsi="Times New Roman"/>
          <w:sz w:val="18"/>
          <w:szCs w:val="18"/>
        </w:rPr>
        <w:t xml:space="preserve"> takes as input two </w:t>
      </w:r>
      <w:r w:rsidR="009057D1">
        <w:rPr>
          <w:rFonts w:ascii="Times New Roman" w:hAnsi="Times New Roman"/>
          <w:sz w:val="18"/>
          <w:szCs w:val="18"/>
        </w:rPr>
        <w:t>atomi</w:t>
      </w:r>
      <w:r w:rsidR="006906EC">
        <w:rPr>
          <w:rFonts w:ascii="Times New Roman" w:hAnsi="Times New Roman"/>
          <w:sz w:val="18"/>
          <w:szCs w:val="18"/>
        </w:rPr>
        <w:t xml:space="preserve">c </w:t>
      </w:r>
      <w:r w:rsidRPr="005D3F93">
        <w:rPr>
          <w:rFonts w:ascii="Times New Roman" w:hAnsi="Times New Roman"/>
          <w:sz w:val="18"/>
          <w:szCs w:val="18"/>
        </w:rPr>
        <w:t xml:space="preserve">structures and </w:t>
      </w:r>
      <w:r w:rsidR="00C24D4E">
        <w:rPr>
          <w:rFonts w:ascii="Times New Roman" w:hAnsi="Times New Roman"/>
          <w:sz w:val="18"/>
          <w:szCs w:val="18"/>
        </w:rPr>
        <w:t xml:space="preserve">a file with </w:t>
      </w:r>
      <w:r w:rsidR="003F2BDF">
        <w:rPr>
          <w:rFonts w:ascii="Times New Roman" w:hAnsi="Times New Roman"/>
          <w:sz w:val="18"/>
          <w:szCs w:val="18"/>
        </w:rPr>
        <w:t>distance restraints</w:t>
      </w:r>
      <w:r w:rsidR="000A7A8F">
        <w:rPr>
          <w:rFonts w:ascii="Times New Roman" w:hAnsi="Times New Roman"/>
          <w:sz w:val="18"/>
          <w:szCs w:val="18"/>
        </w:rPr>
        <w:t>,</w:t>
      </w:r>
      <w:r w:rsidR="000A7A8F" w:rsidRPr="005D3F93">
        <w:rPr>
          <w:rFonts w:ascii="Times New Roman" w:hAnsi="Times New Roman"/>
          <w:sz w:val="18"/>
          <w:szCs w:val="18"/>
        </w:rPr>
        <w:t xml:space="preserve"> </w:t>
      </w:r>
      <w:r w:rsidRPr="005D3F93">
        <w:rPr>
          <w:rFonts w:ascii="Times New Roman" w:hAnsi="Times New Roman"/>
          <w:sz w:val="18"/>
          <w:szCs w:val="18"/>
        </w:rPr>
        <w:t xml:space="preserve">and outputs </w:t>
      </w:r>
      <w:r w:rsidR="00F779BE">
        <w:rPr>
          <w:rFonts w:ascii="Times New Roman" w:hAnsi="Times New Roman"/>
          <w:sz w:val="18"/>
          <w:szCs w:val="18"/>
        </w:rPr>
        <w:t xml:space="preserve">the </w:t>
      </w:r>
      <w:r w:rsidR="009057D1">
        <w:rPr>
          <w:rFonts w:ascii="Times New Roman" w:hAnsi="Times New Roman"/>
          <w:sz w:val="18"/>
          <w:szCs w:val="18"/>
        </w:rPr>
        <w:t>sum</w:t>
      </w:r>
      <w:r w:rsidR="00F779BE">
        <w:rPr>
          <w:rFonts w:ascii="Times New Roman" w:hAnsi="Times New Roman"/>
          <w:sz w:val="18"/>
          <w:szCs w:val="18"/>
        </w:rPr>
        <w:t xml:space="preserve"> of complexes </w:t>
      </w:r>
      <w:r w:rsidR="00463A47">
        <w:rPr>
          <w:rFonts w:ascii="Times New Roman" w:hAnsi="Times New Roman"/>
          <w:sz w:val="18"/>
          <w:szCs w:val="18"/>
        </w:rPr>
        <w:t>complying</w:t>
      </w:r>
      <w:r w:rsidR="00F779BE">
        <w:rPr>
          <w:rFonts w:ascii="Times New Roman" w:hAnsi="Times New Roman"/>
          <w:sz w:val="18"/>
          <w:szCs w:val="18"/>
        </w:rPr>
        <w:t xml:space="preserve"> with a </w:t>
      </w:r>
      <w:r w:rsidR="000A7A8F">
        <w:rPr>
          <w:rFonts w:ascii="Times New Roman" w:hAnsi="Times New Roman"/>
          <w:sz w:val="18"/>
          <w:szCs w:val="18"/>
        </w:rPr>
        <w:t xml:space="preserve">given </w:t>
      </w:r>
      <w:r w:rsidR="009057D1">
        <w:rPr>
          <w:rFonts w:ascii="Times New Roman" w:hAnsi="Times New Roman"/>
          <w:sz w:val="18"/>
          <w:szCs w:val="18"/>
        </w:rPr>
        <w:t>number</w:t>
      </w:r>
      <w:r w:rsidR="00F779BE">
        <w:rPr>
          <w:rFonts w:ascii="Times New Roman" w:hAnsi="Times New Roman"/>
          <w:sz w:val="18"/>
          <w:szCs w:val="18"/>
        </w:rPr>
        <w:t xml:space="preserve"> of restraints together with </w:t>
      </w:r>
      <w:r w:rsidRPr="005D3F93">
        <w:rPr>
          <w:rFonts w:ascii="Times New Roman" w:hAnsi="Times New Roman"/>
          <w:sz w:val="18"/>
          <w:szCs w:val="18"/>
        </w:rPr>
        <w:t xml:space="preserve">a density </w:t>
      </w:r>
      <w:r w:rsidR="009057D1">
        <w:rPr>
          <w:rFonts w:ascii="Times New Roman" w:hAnsi="Times New Roman"/>
          <w:sz w:val="18"/>
          <w:szCs w:val="18"/>
        </w:rPr>
        <w:t>showing</w:t>
      </w:r>
      <w:r w:rsidRPr="005D3F93">
        <w:rPr>
          <w:rFonts w:ascii="Times New Roman" w:hAnsi="Times New Roman"/>
          <w:sz w:val="18"/>
          <w:szCs w:val="18"/>
        </w:rPr>
        <w:t xml:space="preserve"> the </w:t>
      </w:r>
      <w:r w:rsidR="00027CDE" w:rsidRPr="005D3F93">
        <w:rPr>
          <w:rFonts w:ascii="Times New Roman" w:hAnsi="Times New Roman"/>
          <w:sz w:val="18"/>
          <w:szCs w:val="18"/>
        </w:rPr>
        <w:t xml:space="preserve">maximum </w:t>
      </w:r>
      <w:r w:rsidRPr="005D3F93">
        <w:rPr>
          <w:rFonts w:ascii="Times New Roman" w:hAnsi="Times New Roman"/>
          <w:sz w:val="18"/>
          <w:szCs w:val="18"/>
        </w:rPr>
        <w:t xml:space="preserve">number of </w:t>
      </w:r>
      <w:r w:rsidR="00A4021B">
        <w:rPr>
          <w:rFonts w:ascii="Times New Roman" w:hAnsi="Times New Roman"/>
          <w:sz w:val="18"/>
          <w:szCs w:val="18"/>
        </w:rPr>
        <w:t>consistent</w:t>
      </w:r>
      <w:r w:rsidRPr="005D3F93">
        <w:rPr>
          <w:rFonts w:ascii="Times New Roman" w:hAnsi="Times New Roman"/>
          <w:sz w:val="18"/>
          <w:szCs w:val="18"/>
        </w:rPr>
        <w:t xml:space="preserve"> </w:t>
      </w:r>
      <w:r w:rsidR="006906EC">
        <w:rPr>
          <w:rFonts w:ascii="Times New Roman" w:hAnsi="Times New Roman"/>
          <w:sz w:val="18"/>
          <w:szCs w:val="18"/>
        </w:rPr>
        <w:t>r</w:t>
      </w:r>
      <w:r w:rsidR="006906EC">
        <w:rPr>
          <w:rFonts w:ascii="Times New Roman" w:hAnsi="Times New Roman"/>
          <w:sz w:val="18"/>
          <w:szCs w:val="18"/>
        </w:rPr>
        <w:t>e</w:t>
      </w:r>
      <w:r w:rsidR="006906EC">
        <w:rPr>
          <w:rFonts w:ascii="Times New Roman" w:hAnsi="Times New Roman"/>
          <w:sz w:val="18"/>
          <w:szCs w:val="18"/>
        </w:rPr>
        <w:t xml:space="preserve">straints </w:t>
      </w:r>
      <w:r w:rsidR="006906EC" w:rsidRPr="005D3F93">
        <w:rPr>
          <w:rFonts w:ascii="Times New Roman" w:hAnsi="Times New Roman"/>
          <w:sz w:val="18"/>
          <w:szCs w:val="18"/>
        </w:rPr>
        <w:t>at every position in space</w:t>
      </w:r>
      <w:r w:rsidRPr="005D3F93">
        <w:rPr>
          <w:rFonts w:ascii="Times New Roman" w:hAnsi="Times New Roman"/>
          <w:sz w:val="18"/>
          <w:szCs w:val="18"/>
        </w:rPr>
        <w:t xml:space="preserve">. </w:t>
      </w:r>
      <w:r w:rsidR="00F779BE">
        <w:rPr>
          <w:rFonts w:ascii="Times New Roman" w:hAnsi="Times New Roman"/>
          <w:sz w:val="18"/>
          <w:szCs w:val="18"/>
        </w:rPr>
        <w:t xml:space="preserve">This </w:t>
      </w:r>
      <w:r w:rsidR="000A7A8F">
        <w:rPr>
          <w:rFonts w:ascii="Times New Roman" w:hAnsi="Times New Roman"/>
          <w:sz w:val="18"/>
          <w:szCs w:val="18"/>
        </w:rPr>
        <w:t xml:space="preserve">indicates </w:t>
      </w:r>
      <w:r w:rsidR="00F779BE">
        <w:rPr>
          <w:rFonts w:ascii="Times New Roman" w:hAnsi="Times New Roman"/>
          <w:sz w:val="18"/>
          <w:szCs w:val="18"/>
        </w:rPr>
        <w:t xml:space="preserve">whether all data </w:t>
      </w:r>
      <w:r w:rsidR="000A7A8F">
        <w:rPr>
          <w:rFonts w:ascii="Times New Roman" w:hAnsi="Times New Roman"/>
          <w:sz w:val="18"/>
          <w:szCs w:val="18"/>
        </w:rPr>
        <w:t xml:space="preserve">are </w:t>
      </w:r>
      <w:r w:rsidR="00F779BE">
        <w:rPr>
          <w:rFonts w:ascii="Times New Roman" w:hAnsi="Times New Roman"/>
          <w:sz w:val="18"/>
          <w:szCs w:val="18"/>
        </w:rPr>
        <w:t xml:space="preserve">consistent </w:t>
      </w:r>
      <w:r w:rsidR="00463A47">
        <w:rPr>
          <w:rFonts w:ascii="Times New Roman" w:hAnsi="Times New Roman"/>
          <w:sz w:val="18"/>
          <w:szCs w:val="18"/>
        </w:rPr>
        <w:t xml:space="preserve">and </w:t>
      </w:r>
      <w:r w:rsidR="006360AE">
        <w:rPr>
          <w:rFonts w:ascii="Times New Roman" w:hAnsi="Times New Roman"/>
          <w:sz w:val="18"/>
          <w:szCs w:val="18"/>
        </w:rPr>
        <w:t xml:space="preserve">can be combined </w:t>
      </w:r>
      <w:r w:rsidR="00F779BE">
        <w:rPr>
          <w:rFonts w:ascii="Times New Roman" w:hAnsi="Times New Roman"/>
          <w:sz w:val="18"/>
          <w:szCs w:val="18"/>
        </w:rPr>
        <w:t>without violations</w:t>
      </w:r>
      <w:r w:rsidR="000A7A8F">
        <w:rPr>
          <w:rFonts w:ascii="Times New Roman" w:hAnsi="Times New Roman"/>
          <w:sz w:val="18"/>
          <w:szCs w:val="18"/>
        </w:rPr>
        <w:t>, and allows</w:t>
      </w:r>
      <w:r w:rsidR="009057D1">
        <w:rPr>
          <w:rFonts w:ascii="Times New Roman" w:hAnsi="Times New Roman"/>
          <w:sz w:val="18"/>
          <w:szCs w:val="18"/>
        </w:rPr>
        <w:t xml:space="preserve"> </w:t>
      </w:r>
      <w:r w:rsidR="000A7A8F">
        <w:rPr>
          <w:rFonts w:ascii="Times New Roman" w:hAnsi="Times New Roman"/>
          <w:sz w:val="18"/>
          <w:szCs w:val="18"/>
        </w:rPr>
        <w:t xml:space="preserve">identification of </w:t>
      </w:r>
      <w:r w:rsidR="009057D1">
        <w:rPr>
          <w:rFonts w:ascii="Times New Roman" w:hAnsi="Times New Roman"/>
          <w:sz w:val="18"/>
          <w:szCs w:val="18"/>
        </w:rPr>
        <w:t>false positives</w:t>
      </w:r>
      <w:r w:rsidR="000A7A8F">
        <w:rPr>
          <w:rFonts w:ascii="Times New Roman" w:hAnsi="Times New Roman"/>
          <w:sz w:val="18"/>
          <w:szCs w:val="18"/>
        </w:rPr>
        <w:t>,</w:t>
      </w:r>
      <w:r w:rsidR="009057D1">
        <w:rPr>
          <w:rFonts w:ascii="Times New Roman" w:hAnsi="Times New Roman"/>
          <w:sz w:val="18"/>
          <w:szCs w:val="18"/>
        </w:rPr>
        <w:t xml:space="preserve"> </w:t>
      </w:r>
      <w:r w:rsidR="000A7A8F">
        <w:rPr>
          <w:rFonts w:ascii="Times New Roman" w:hAnsi="Times New Roman"/>
          <w:sz w:val="18"/>
          <w:szCs w:val="18"/>
        </w:rPr>
        <w:t xml:space="preserve">quantification of </w:t>
      </w:r>
      <w:r w:rsidR="009057D1">
        <w:rPr>
          <w:rFonts w:ascii="Times New Roman" w:hAnsi="Times New Roman"/>
          <w:sz w:val="18"/>
          <w:szCs w:val="18"/>
        </w:rPr>
        <w:t>the</w:t>
      </w:r>
      <w:r w:rsidR="00F779BE">
        <w:rPr>
          <w:rFonts w:ascii="Times New Roman" w:hAnsi="Times New Roman"/>
          <w:sz w:val="18"/>
          <w:szCs w:val="18"/>
        </w:rPr>
        <w:t xml:space="preserve"> information content of the restraints</w:t>
      </w:r>
      <w:r w:rsidR="000A7A8F">
        <w:rPr>
          <w:rFonts w:ascii="Times New Roman" w:hAnsi="Times New Roman"/>
          <w:sz w:val="18"/>
          <w:szCs w:val="18"/>
        </w:rPr>
        <w:t xml:space="preserve"> </w:t>
      </w:r>
      <w:r w:rsidR="009057D1">
        <w:rPr>
          <w:rFonts w:ascii="Times New Roman" w:hAnsi="Times New Roman"/>
          <w:sz w:val="18"/>
          <w:szCs w:val="18"/>
        </w:rPr>
        <w:t xml:space="preserve">and </w:t>
      </w:r>
      <w:r w:rsidR="000A7A8F">
        <w:rPr>
          <w:rFonts w:ascii="Times New Roman" w:hAnsi="Times New Roman"/>
          <w:sz w:val="18"/>
          <w:szCs w:val="18"/>
        </w:rPr>
        <w:t xml:space="preserve">visualization of </w:t>
      </w:r>
      <w:r w:rsidR="009057D1">
        <w:rPr>
          <w:rFonts w:ascii="Times New Roman" w:hAnsi="Times New Roman"/>
          <w:sz w:val="18"/>
          <w:szCs w:val="18"/>
        </w:rPr>
        <w:t xml:space="preserve">interesting regions in </w:t>
      </w:r>
      <w:r w:rsidR="000A7A8F">
        <w:rPr>
          <w:rFonts w:ascii="Times New Roman" w:hAnsi="Times New Roman"/>
          <w:sz w:val="18"/>
          <w:szCs w:val="18"/>
        </w:rPr>
        <w:t xml:space="preserve">the </w:t>
      </w:r>
      <w:r w:rsidR="009057D1">
        <w:rPr>
          <w:rFonts w:ascii="Times New Roman" w:hAnsi="Times New Roman"/>
          <w:sz w:val="18"/>
          <w:szCs w:val="18"/>
        </w:rPr>
        <w:t>interaction space.</w:t>
      </w:r>
      <w:r w:rsidR="006B7CF9">
        <w:rPr>
          <w:rFonts w:ascii="Times New Roman" w:hAnsi="Times New Roman"/>
          <w:sz w:val="18"/>
          <w:szCs w:val="18"/>
        </w:rPr>
        <w:t xml:space="preserve"> </w:t>
      </w:r>
      <w:r w:rsidR="00A20268">
        <w:rPr>
          <w:rFonts w:ascii="Times New Roman" w:hAnsi="Times New Roman"/>
          <w:sz w:val="18"/>
          <w:szCs w:val="18"/>
        </w:rPr>
        <w:t xml:space="preserve">The method is generic and can </w:t>
      </w:r>
      <w:r w:rsidR="000537C9" w:rsidRPr="005D3F93">
        <w:rPr>
          <w:rFonts w:ascii="Times New Roman" w:hAnsi="Times New Roman"/>
          <w:sz w:val="18"/>
          <w:szCs w:val="18"/>
        </w:rPr>
        <w:t xml:space="preserve">easily </w:t>
      </w:r>
      <w:r w:rsidR="00A20268">
        <w:rPr>
          <w:rFonts w:ascii="Times New Roman" w:hAnsi="Times New Roman"/>
          <w:sz w:val="18"/>
          <w:szCs w:val="18"/>
        </w:rPr>
        <w:t xml:space="preserve">be </w:t>
      </w:r>
      <w:r w:rsidR="000537C9" w:rsidRPr="005D3F93">
        <w:rPr>
          <w:rFonts w:ascii="Times New Roman" w:hAnsi="Times New Roman"/>
          <w:sz w:val="18"/>
          <w:szCs w:val="18"/>
        </w:rPr>
        <w:t>i</w:t>
      </w:r>
      <w:r w:rsidR="000537C9" w:rsidRPr="005D3F93">
        <w:rPr>
          <w:rFonts w:ascii="Times New Roman" w:hAnsi="Times New Roman"/>
          <w:sz w:val="18"/>
          <w:szCs w:val="18"/>
        </w:rPr>
        <w:t>n</w:t>
      </w:r>
      <w:r w:rsidR="000537C9" w:rsidRPr="005D3F93">
        <w:rPr>
          <w:rFonts w:ascii="Times New Roman" w:hAnsi="Times New Roman"/>
          <w:sz w:val="18"/>
          <w:szCs w:val="18"/>
        </w:rPr>
        <w:t>corporated into existing F</w:t>
      </w:r>
      <w:ins w:id="0" w:author="Gydo van Zundert" w:date="2015-04-29T17:05:00Z">
        <w:r w:rsidR="00782E02">
          <w:rPr>
            <w:rFonts w:ascii="Times New Roman" w:hAnsi="Times New Roman"/>
            <w:sz w:val="18"/>
            <w:szCs w:val="18"/>
          </w:rPr>
          <w:t xml:space="preserve">ast </w:t>
        </w:r>
      </w:ins>
      <w:r w:rsidR="000537C9" w:rsidRPr="005D3F93">
        <w:rPr>
          <w:rFonts w:ascii="Times New Roman" w:hAnsi="Times New Roman"/>
          <w:sz w:val="18"/>
          <w:szCs w:val="18"/>
        </w:rPr>
        <w:t>F</w:t>
      </w:r>
      <w:ins w:id="1" w:author="Gydo van Zundert" w:date="2015-04-29T17:05:00Z">
        <w:r w:rsidR="00782E02">
          <w:rPr>
            <w:rFonts w:ascii="Times New Roman" w:hAnsi="Times New Roman"/>
            <w:sz w:val="18"/>
            <w:szCs w:val="18"/>
          </w:rPr>
          <w:t xml:space="preserve">ourier </w:t>
        </w:r>
      </w:ins>
      <w:r w:rsidR="000537C9" w:rsidRPr="005D3F93">
        <w:rPr>
          <w:rFonts w:ascii="Times New Roman" w:hAnsi="Times New Roman"/>
          <w:sz w:val="18"/>
          <w:szCs w:val="18"/>
        </w:rPr>
        <w:t>T</w:t>
      </w:r>
      <w:ins w:id="2" w:author="Gydo van Zundert" w:date="2015-04-29T17:05:00Z">
        <w:r w:rsidR="00782E02">
          <w:rPr>
            <w:rFonts w:ascii="Times New Roman" w:hAnsi="Times New Roman"/>
            <w:sz w:val="18"/>
            <w:szCs w:val="18"/>
          </w:rPr>
          <w:t>ransform (FFT)</w:t>
        </w:r>
      </w:ins>
      <w:r w:rsidR="000537C9" w:rsidRPr="005D3F93">
        <w:rPr>
          <w:rFonts w:ascii="Times New Roman" w:hAnsi="Times New Roman"/>
          <w:sz w:val="18"/>
          <w:szCs w:val="18"/>
        </w:rPr>
        <w:t>-accelerated docking programs a</w:t>
      </w:r>
      <w:r w:rsidR="00C34BC3">
        <w:rPr>
          <w:rFonts w:ascii="Times New Roman" w:hAnsi="Times New Roman"/>
          <w:sz w:val="18"/>
          <w:szCs w:val="18"/>
        </w:rPr>
        <w:t xml:space="preserve">s a </w:t>
      </w:r>
      <w:r w:rsidR="000A7A8F">
        <w:rPr>
          <w:rFonts w:ascii="Times New Roman" w:hAnsi="Times New Roman"/>
          <w:sz w:val="18"/>
          <w:szCs w:val="18"/>
        </w:rPr>
        <w:t>distance-</w:t>
      </w:r>
      <w:r w:rsidR="006C26D0">
        <w:rPr>
          <w:rFonts w:ascii="Times New Roman" w:hAnsi="Times New Roman"/>
          <w:sz w:val="18"/>
          <w:szCs w:val="18"/>
        </w:rPr>
        <w:t>dependent</w:t>
      </w:r>
      <w:r w:rsidR="00C34BC3">
        <w:rPr>
          <w:rFonts w:ascii="Times New Roman" w:hAnsi="Times New Roman"/>
          <w:sz w:val="18"/>
          <w:szCs w:val="18"/>
        </w:rPr>
        <w:t xml:space="preserve"> energy function</w:t>
      </w:r>
      <w:r w:rsidR="000537C9" w:rsidRPr="005D3F93">
        <w:rPr>
          <w:rFonts w:ascii="Times New Roman" w:hAnsi="Times New Roman"/>
          <w:sz w:val="18"/>
          <w:szCs w:val="18"/>
        </w:rPr>
        <w:t>, allo</w:t>
      </w:r>
      <w:r w:rsidR="000537C9" w:rsidRPr="005D3F93">
        <w:rPr>
          <w:rFonts w:ascii="Times New Roman" w:hAnsi="Times New Roman"/>
          <w:sz w:val="18"/>
          <w:szCs w:val="18"/>
        </w:rPr>
        <w:t>w</w:t>
      </w:r>
      <w:r w:rsidR="000537C9" w:rsidRPr="005D3F93">
        <w:rPr>
          <w:rFonts w:ascii="Times New Roman" w:hAnsi="Times New Roman"/>
          <w:sz w:val="18"/>
          <w:szCs w:val="18"/>
        </w:rPr>
        <w:t xml:space="preserve">ing </w:t>
      </w:r>
      <w:r w:rsidR="00DB1E96" w:rsidRPr="005D3F93">
        <w:rPr>
          <w:rFonts w:ascii="Times New Roman" w:hAnsi="Times New Roman"/>
          <w:sz w:val="18"/>
          <w:szCs w:val="18"/>
        </w:rPr>
        <w:t xml:space="preserve">the ‘marriage made in heaven’ of </w:t>
      </w:r>
      <w:r w:rsidR="000537C9" w:rsidRPr="005D3F93">
        <w:rPr>
          <w:rFonts w:ascii="Times New Roman" w:hAnsi="Times New Roman"/>
          <w:sz w:val="18"/>
          <w:szCs w:val="18"/>
        </w:rPr>
        <w:t>direct sampling and scoring of FFT-generated docking pos</w:t>
      </w:r>
      <w:r w:rsidR="005D3F93" w:rsidRPr="005D3F93">
        <w:rPr>
          <w:rFonts w:ascii="Times New Roman" w:hAnsi="Times New Roman"/>
          <w:sz w:val="18"/>
          <w:szCs w:val="18"/>
        </w:rPr>
        <w:t>es</w:t>
      </w:r>
      <w:r w:rsidR="009526C7">
        <w:rPr>
          <w:rFonts w:ascii="Times New Roman" w:hAnsi="Times New Roman"/>
          <w:sz w:val="18"/>
          <w:szCs w:val="18"/>
        </w:rPr>
        <w:t xml:space="preserve"> (Vajda </w:t>
      </w:r>
      <w:r w:rsidR="009526C7" w:rsidRPr="006C26D0">
        <w:rPr>
          <w:rFonts w:ascii="Times New Roman" w:hAnsi="Times New Roman"/>
          <w:i/>
          <w:sz w:val="18"/>
          <w:szCs w:val="18"/>
        </w:rPr>
        <w:t>et al</w:t>
      </w:r>
      <w:r w:rsidR="009526C7">
        <w:rPr>
          <w:rFonts w:ascii="Times New Roman" w:hAnsi="Times New Roman"/>
          <w:sz w:val="18"/>
          <w:szCs w:val="18"/>
        </w:rPr>
        <w:t>.</w:t>
      </w:r>
      <w:r w:rsidR="00CD50CD">
        <w:rPr>
          <w:rFonts w:ascii="Times New Roman" w:hAnsi="Times New Roman"/>
          <w:sz w:val="18"/>
          <w:szCs w:val="18"/>
        </w:rPr>
        <w:t>, 2013</w:t>
      </w:r>
      <w:r w:rsidR="009526C7">
        <w:rPr>
          <w:rFonts w:ascii="Times New Roman" w:hAnsi="Times New Roman"/>
          <w:sz w:val="18"/>
          <w:szCs w:val="18"/>
        </w:rPr>
        <w:t>)</w:t>
      </w:r>
      <w:r w:rsidR="006360AE">
        <w:rPr>
          <w:rFonts w:ascii="Times New Roman" w:hAnsi="Times New Roman"/>
          <w:sz w:val="18"/>
          <w:szCs w:val="18"/>
        </w:rPr>
        <w:t xml:space="preserve"> at a small computational cost</w:t>
      </w:r>
      <w:r w:rsidR="009526C7">
        <w:rPr>
          <w:rFonts w:ascii="Times New Roman" w:hAnsi="Times New Roman"/>
          <w:sz w:val="18"/>
          <w:szCs w:val="18"/>
        </w:rPr>
        <w:t>.</w:t>
      </w:r>
      <w:r w:rsidR="00924D08">
        <w:rPr>
          <w:rFonts w:ascii="Times New Roman" w:hAnsi="Times New Roman"/>
          <w:sz w:val="18"/>
          <w:szCs w:val="18"/>
        </w:rPr>
        <w:t xml:space="preserve"> </w:t>
      </w:r>
    </w:p>
    <w:p w14:paraId="71983213" w14:textId="77777777" w:rsidR="003722C2" w:rsidRPr="003722C2" w:rsidRDefault="00BD22E2" w:rsidP="003722C2">
      <w:pPr>
        <w:pStyle w:val="Heading1"/>
        <w:spacing w:before="360"/>
        <w:ind w:left="360" w:hanging="360"/>
      </w:pPr>
      <w:r>
        <w:t>Methods</w:t>
      </w:r>
    </w:p>
    <w:p w14:paraId="76C5F5B1" w14:textId="29847F87" w:rsidR="003F2BDF" w:rsidRDefault="00CD79B4" w:rsidP="005D3F93">
      <w:pPr>
        <w:jc w:val="both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We discretely sample </w:t>
      </w:r>
      <w:r w:rsidR="00993201">
        <w:rPr>
          <w:rFonts w:ascii="Times New Roman" w:hAnsi="Times New Roman"/>
          <w:sz w:val="18"/>
          <w:szCs w:val="18"/>
        </w:rPr>
        <w:t xml:space="preserve">the accessible </w:t>
      </w:r>
      <w:r w:rsidR="00B96FAB">
        <w:rPr>
          <w:rFonts w:ascii="Times New Roman" w:hAnsi="Times New Roman"/>
          <w:sz w:val="18"/>
          <w:szCs w:val="18"/>
        </w:rPr>
        <w:t>interaction</w:t>
      </w:r>
      <w:r>
        <w:rPr>
          <w:rFonts w:ascii="Times New Roman" w:hAnsi="Times New Roman"/>
          <w:sz w:val="18"/>
          <w:szCs w:val="18"/>
        </w:rPr>
        <w:t xml:space="preserve"> space by treating the two </w:t>
      </w:r>
      <w:r w:rsidR="00463A47">
        <w:rPr>
          <w:rFonts w:ascii="Times New Roman" w:hAnsi="Times New Roman"/>
          <w:sz w:val="18"/>
          <w:szCs w:val="18"/>
        </w:rPr>
        <w:t>biomolecules</w:t>
      </w:r>
      <w:r>
        <w:rPr>
          <w:rFonts w:ascii="Times New Roman" w:hAnsi="Times New Roman"/>
          <w:sz w:val="18"/>
          <w:szCs w:val="18"/>
        </w:rPr>
        <w:t xml:space="preserve"> as rigid bod</w:t>
      </w:r>
      <w:r w:rsidR="00463A47">
        <w:rPr>
          <w:rFonts w:ascii="Times New Roman" w:hAnsi="Times New Roman"/>
          <w:sz w:val="18"/>
          <w:szCs w:val="18"/>
        </w:rPr>
        <w:t>ies</w:t>
      </w:r>
      <w:r>
        <w:rPr>
          <w:rFonts w:ascii="Times New Roman" w:hAnsi="Times New Roman"/>
          <w:sz w:val="18"/>
          <w:szCs w:val="18"/>
        </w:rPr>
        <w:t xml:space="preserve"> and </w:t>
      </w:r>
      <w:r w:rsidR="00463A47">
        <w:rPr>
          <w:rFonts w:ascii="Times New Roman" w:hAnsi="Times New Roman"/>
          <w:sz w:val="18"/>
          <w:szCs w:val="18"/>
        </w:rPr>
        <w:t>performing</w:t>
      </w:r>
      <w:r>
        <w:rPr>
          <w:rFonts w:ascii="Times New Roman" w:hAnsi="Times New Roman"/>
          <w:sz w:val="18"/>
          <w:szCs w:val="18"/>
        </w:rPr>
        <w:t xml:space="preserve"> a 6 dime</w:t>
      </w:r>
      <w:r>
        <w:rPr>
          <w:rFonts w:ascii="Times New Roman" w:hAnsi="Times New Roman"/>
          <w:sz w:val="18"/>
          <w:szCs w:val="18"/>
        </w:rPr>
        <w:t>n</w:t>
      </w:r>
      <w:r>
        <w:rPr>
          <w:rFonts w:ascii="Times New Roman" w:hAnsi="Times New Roman"/>
          <w:sz w:val="18"/>
          <w:szCs w:val="18"/>
        </w:rPr>
        <w:t>sional search over the three translational and three rotational d</w:t>
      </w:r>
      <w:r>
        <w:rPr>
          <w:rFonts w:ascii="Times New Roman" w:hAnsi="Times New Roman"/>
          <w:sz w:val="18"/>
          <w:szCs w:val="18"/>
        </w:rPr>
        <w:t>e</w:t>
      </w:r>
      <w:r>
        <w:rPr>
          <w:rFonts w:ascii="Times New Roman" w:hAnsi="Times New Roman"/>
          <w:sz w:val="18"/>
          <w:szCs w:val="18"/>
        </w:rPr>
        <w:t>grees of freedom.</w:t>
      </w:r>
      <w:r w:rsidR="003F2BDF">
        <w:rPr>
          <w:rFonts w:ascii="Times New Roman" w:hAnsi="Times New Roman"/>
          <w:sz w:val="18"/>
          <w:szCs w:val="18"/>
        </w:rPr>
        <w:t xml:space="preserve"> </w:t>
      </w:r>
      <w:r w:rsidR="000A7A8F">
        <w:rPr>
          <w:rFonts w:ascii="Times New Roman" w:hAnsi="Times New Roman"/>
          <w:sz w:val="18"/>
          <w:szCs w:val="18"/>
        </w:rPr>
        <w:t xml:space="preserve">We use </w:t>
      </w:r>
      <w:r w:rsidR="00463A47">
        <w:rPr>
          <w:rFonts w:ascii="Times New Roman" w:hAnsi="Times New Roman"/>
          <w:sz w:val="18"/>
          <w:szCs w:val="18"/>
        </w:rPr>
        <w:t>FFT-techniques</w:t>
      </w:r>
      <w:r w:rsidR="003F2BDF">
        <w:rPr>
          <w:rFonts w:ascii="Times New Roman" w:hAnsi="Times New Roman"/>
          <w:sz w:val="18"/>
          <w:szCs w:val="18"/>
        </w:rPr>
        <w:t xml:space="preserve"> to accelerate the transl</w:t>
      </w:r>
      <w:r w:rsidR="003F2BDF">
        <w:rPr>
          <w:rFonts w:ascii="Times New Roman" w:hAnsi="Times New Roman"/>
          <w:sz w:val="18"/>
          <w:szCs w:val="18"/>
        </w:rPr>
        <w:t>a</w:t>
      </w:r>
      <w:r w:rsidR="003F2BDF">
        <w:rPr>
          <w:rFonts w:ascii="Times New Roman" w:hAnsi="Times New Roman"/>
          <w:sz w:val="18"/>
          <w:szCs w:val="18"/>
        </w:rPr>
        <w:t>tional search</w:t>
      </w:r>
      <w:r w:rsidR="000A7A8F" w:rsidRPr="000A7A8F">
        <w:rPr>
          <w:rFonts w:ascii="Times New Roman" w:hAnsi="Times New Roman"/>
          <w:sz w:val="18"/>
          <w:szCs w:val="18"/>
        </w:rPr>
        <w:t xml:space="preserve"> </w:t>
      </w:r>
      <w:r w:rsidR="000A7A8F">
        <w:rPr>
          <w:rFonts w:ascii="Times New Roman" w:hAnsi="Times New Roman"/>
          <w:sz w:val="18"/>
          <w:szCs w:val="18"/>
        </w:rPr>
        <w:t xml:space="preserve">using a 1Å grid spacing (default). These have long been used </w:t>
      </w:r>
      <w:r w:rsidR="00463A47">
        <w:rPr>
          <w:rFonts w:ascii="Times New Roman" w:hAnsi="Times New Roman"/>
          <w:sz w:val="18"/>
          <w:szCs w:val="18"/>
        </w:rPr>
        <w:t xml:space="preserve">in </w:t>
      </w:r>
      <w:r w:rsidR="000A7A8F">
        <w:rPr>
          <w:rFonts w:ascii="Times New Roman" w:hAnsi="Times New Roman"/>
          <w:sz w:val="18"/>
          <w:szCs w:val="18"/>
        </w:rPr>
        <w:t xml:space="preserve">the </w:t>
      </w:r>
      <w:r w:rsidR="00463A47">
        <w:rPr>
          <w:rFonts w:ascii="Times New Roman" w:hAnsi="Times New Roman"/>
          <w:sz w:val="18"/>
          <w:szCs w:val="18"/>
        </w:rPr>
        <w:t xml:space="preserve">docking </w:t>
      </w:r>
      <w:r w:rsidR="000A7A8F">
        <w:rPr>
          <w:rFonts w:ascii="Times New Roman" w:hAnsi="Times New Roman"/>
          <w:sz w:val="18"/>
          <w:szCs w:val="18"/>
        </w:rPr>
        <w:t xml:space="preserve">field </w:t>
      </w:r>
      <w:r w:rsidR="00D832C9">
        <w:rPr>
          <w:rFonts w:ascii="Times New Roman" w:hAnsi="Times New Roman"/>
          <w:sz w:val="18"/>
          <w:szCs w:val="18"/>
        </w:rPr>
        <w:t xml:space="preserve">(Katchalsky-Katzir </w:t>
      </w:r>
      <w:r w:rsidR="00D832C9">
        <w:rPr>
          <w:rFonts w:ascii="Times New Roman" w:hAnsi="Times New Roman"/>
          <w:i/>
          <w:sz w:val="18"/>
          <w:szCs w:val="18"/>
        </w:rPr>
        <w:t>et al.</w:t>
      </w:r>
      <w:r w:rsidR="00A852B1">
        <w:rPr>
          <w:rFonts w:ascii="Times New Roman" w:hAnsi="Times New Roman"/>
          <w:i/>
          <w:sz w:val="18"/>
          <w:szCs w:val="18"/>
        </w:rPr>
        <w:t>,</w:t>
      </w:r>
      <w:r w:rsidR="00D832C9">
        <w:rPr>
          <w:rFonts w:ascii="Times New Roman" w:hAnsi="Times New Roman"/>
          <w:sz w:val="18"/>
          <w:szCs w:val="18"/>
        </w:rPr>
        <w:t xml:space="preserve"> 1992)</w:t>
      </w:r>
      <w:r w:rsidR="00463A47">
        <w:rPr>
          <w:rFonts w:ascii="Times New Roman" w:hAnsi="Times New Roman"/>
          <w:sz w:val="18"/>
          <w:szCs w:val="18"/>
        </w:rPr>
        <w:t>.</w:t>
      </w:r>
      <w:r w:rsidR="003F2BDF">
        <w:rPr>
          <w:rFonts w:ascii="Times New Roman" w:hAnsi="Times New Roman"/>
          <w:sz w:val="18"/>
          <w:szCs w:val="18"/>
        </w:rPr>
        <w:t xml:space="preserve"> One chain is fixed i</w:t>
      </w:r>
      <w:r w:rsidR="00D07998">
        <w:rPr>
          <w:rFonts w:ascii="Times New Roman" w:hAnsi="Times New Roman"/>
          <w:sz w:val="18"/>
          <w:szCs w:val="18"/>
        </w:rPr>
        <w:t>n</w:t>
      </w:r>
      <w:r w:rsidR="003F2BDF">
        <w:rPr>
          <w:rFonts w:ascii="Times New Roman" w:hAnsi="Times New Roman"/>
          <w:sz w:val="18"/>
          <w:szCs w:val="18"/>
        </w:rPr>
        <w:t xml:space="preserve"> space and considered the receptor molecule, while translational scans are performed </w:t>
      </w:r>
      <w:r w:rsidR="000A7A8F">
        <w:rPr>
          <w:rFonts w:ascii="Times New Roman" w:hAnsi="Times New Roman"/>
          <w:sz w:val="18"/>
          <w:szCs w:val="18"/>
        </w:rPr>
        <w:t xml:space="preserve">for each rotation of </w:t>
      </w:r>
      <w:r w:rsidR="003F2BDF">
        <w:rPr>
          <w:rFonts w:ascii="Times New Roman" w:hAnsi="Times New Roman"/>
          <w:sz w:val="18"/>
          <w:szCs w:val="18"/>
        </w:rPr>
        <w:t xml:space="preserve">the ligand molecule. </w:t>
      </w:r>
      <w:r w:rsidR="00993201">
        <w:rPr>
          <w:rFonts w:ascii="Times New Roman" w:hAnsi="Times New Roman"/>
          <w:sz w:val="18"/>
          <w:szCs w:val="18"/>
        </w:rPr>
        <w:t>Two atoms</w:t>
      </w:r>
      <w:r w:rsidR="00755603">
        <w:rPr>
          <w:rFonts w:ascii="Times New Roman" w:hAnsi="Times New Roman"/>
          <w:sz w:val="18"/>
          <w:szCs w:val="18"/>
        </w:rPr>
        <w:t xml:space="preserve"> </w:t>
      </w:r>
      <m:oMath>
        <m:r>
          <w:rPr>
            <w:rFonts w:ascii="Cambria Math" w:hAnsi="Cambria Math"/>
            <w:sz w:val="18"/>
            <w:szCs w:val="18"/>
          </w:rPr>
          <m:t>i</m:t>
        </m:r>
      </m:oMath>
      <w:r w:rsidR="00755603">
        <w:rPr>
          <w:rFonts w:ascii="Times New Roman" w:hAnsi="Times New Roman"/>
          <w:sz w:val="18"/>
          <w:szCs w:val="18"/>
        </w:rPr>
        <w:t xml:space="preserve"> and </w:t>
      </w:r>
      <m:oMath>
        <m:r>
          <w:rPr>
            <w:rFonts w:ascii="Cambria Math" w:hAnsi="Cambria Math"/>
            <w:sz w:val="18"/>
            <w:szCs w:val="18"/>
          </w:rPr>
          <m:t>j</m:t>
        </m:r>
      </m:oMath>
      <w:r w:rsidR="00993201">
        <w:rPr>
          <w:rFonts w:ascii="Times New Roman" w:hAnsi="Times New Roman"/>
          <w:sz w:val="18"/>
          <w:szCs w:val="18"/>
        </w:rPr>
        <w:t xml:space="preserve"> </w:t>
      </w:r>
      <w:r w:rsidR="0060597D">
        <w:rPr>
          <w:rFonts w:ascii="Times New Roman" w:hAnsi="Times New Roman"/>
          <w:sz w:val="18"/>
          <w:szCs w:val="18"/>
        </w:rPr>
        <w:t>are</w:t>
      </w:r>
      <w:r w:rsidR="003F2BDF">
        <w:rPr>
          <w:rFonts w:ascii="Times New Roman" w:hAnsi="Times New Roman"/>
          <w:sz w:val="18"/>
          <w:szCs w:val="18"/>
        </w:rPr>
        <w:t xml:space="preserve"> considered to be </w:t>
      </w:r>
      <w:r w:rsidR="00C34BC3">
        <w:rPr>
          <w:rFonts w:ascii="Times New Roman" w:hAnsi="Times New Roman"/>
          <w:sz w:val="18"/>
          <w:szCs w:val="18"/>
        </w:rPr>
        <w:t>interac</w:t>
      </w:r>
      <w:r w:rsidR="00C34BC3">
        <w:rPr>
          <w:rFonts w:ascii="Times New Roman" w:hAnsi="Times New Roman"/>
          <w:sz w:val="18"/>
          <w:szCs w:val="18"/>
        </w:rPr>
        <w:t>t</w:t>
      </w:r>
      <w:r w:rsidR="00C34BC3">
        <w:rPr>
          <w:rFonts w:ascii="Times New Roman" w:hAnsi="Times New Roman"/>
          <w:sz w:val="18"/>
          <w:szCs w:val="18"/>
        </w:rPr>
        <w:t>ing</w:t>
      </w:r>
      <w:r>
        <w:rPr>
          <w:rFonts w:ascii="Times New Roman" w:hAnsi="Times New Roman"/>
          <w:sz w:val="18"/>
          <w:szCs w:val="18"/>
        </w:rPr>
        <w:t xml:space="preserve"> if the distance</w:t>
      </w:r>
      <w:r w:rsidR="00F6384F">
        <w:rPr>
          <w:rFonts w:ascii="Times New Roman" w:hAnsi="Times New Roman"/>
          <w:sz w:val="18"/>
          <w:szCs w:val="18"/>
        </w:rPr>
        <w:t xml:space="preserve">, </w:t>
      </w:r>
      <m:oMath>
        <m:r>
          <w:rPr>
            <w:rFonts w:ascii="Cambria Math" w:hAnsi="Cambria Math"/>
            <w:sz w:val="18"/>
            <w:szCs w:val="18"/>
          </w:rPr>
          <m:t>d</m:t>
        </m:r>
      </m:oMath>
      <w:r w:rsidR="00F6384F">
        <w:rPr>
          <w:rFonts w:ascii="Times New Roman" w:hAnsi="Times New Roman"/>
          <w:sz w:val="18"/>
          <w:szCs w:val="18"/>
        </w:rPr>
        <w:t>,</w:t>
      </w:r>
      <w:r>
        <w:rPr>
          <w:rFonts w:ascii="Times New Roman" w:hAnsi="Times New Roman"/>
          <w:sz w:val="18"/>
          <w:szCs w:val="18"/>
        </w:rPr>
        <w:t xml:space="preserve"> between </w:t>
      </w:r>
      <w:r w:rsidR="00993201">
        <w:rPr>
          <w:rFonts w:ascii="Times New Roman" w:hAnsi="Times New Roman"/>
          <w:sz w:val="18"/>
          <w:szCs w:val="18"/>
        </w:rPr>
        <w:t>them</w:t>
      </w:r>
      <w:r w:rsidR="0060597D">
        <w:rPr>
          <w:rFonts w:ascii="Times New Roman" w:hAnsi="Times New Roman"/>
          <w:sz w:val="18"/>
          <w:szCs w:val="18"/>
        </w:rPr>
        <w:t xml:space="preserve"> is</w:t>
      </w:r>
      <w:r w:rsidR="00C34BC3">
        <w:rPr>
          <w:rFonts w:ascii="Times New Roman" w:hAnsi="Times New Roman"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r</m:t>
            </m:r>
          </m:e>
          <m:sub>
            <m:r>
              <m:rPr>
                <m:nor/>
              </m:rPr>
              <w:rPr>
                <w:rFonts w:ascii="Cambria Math" w:hAnsi="Cambria Math"/>
                <w:sz w:val="18"/>
                <w:szCs w:val="18"/>
              </w:rPr>
              <m:t>vdW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&lt;d≤ </m:t>
        </m:r>
        <m:sSub>
          <m:sSubPr>
            <m:ctrlPr>
              <w:rPr>
                <w:rFonts w:ascii="Cambria Math" w:hAnsi="Cambria Math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r</m:t>
            </m:r>
          </m:e>
          <m:sub>
            <m:r>
              <m:rPr>
                <m:nor/>
              </m:rPr>
              <w:rPr>
                <w:rFonts w:ascii="Cambria Math" w:hAnsi="Cambria Math"/>
                <w:sz w:val="18"/>
                <w:szCs w:val="18"/>
              </w:rPr>
              <m:t>vdW</m:t>
            </m:r>
          </m:sub>
        </m:sSub>
        <m:r>
          <w:rPr>
            <w:rFonts w:ascii="Cambria Math" w:hAnsi="Cambria Math"/>
            <w:sz w:val="18"/>
            <w:szCs w:val="18"/>
          </w:rPr>
          <m:t>+3Å</m:t>
        </m:r>
      </m:oMath>
      <w:r w:rsidR="00D07998">
        <w:rPr>
          <w:rFonts w:ascii="Times New Roman" w:hAnsi="Times New Roman"/>
          <w:sz w:val="18"/>
          <w:szCs w:val="18"/>
        </w:rPr>
        <w:t xml:space="preserve"> (by default)</w:t>
      </w:r>
      <w:r w:rsidR="00F6384F">
        <w:rPr>
          <w:rFonts w:ascii="Times New Roman" w:hAnsi="Times New Roman"/>
          <w:sz w:val="18"/>
          <w:szCs w:val="18"/>
        </w:rPr>
        <w:t xml:space="preserve">, where </w:t>
      </w:r>
      <m:oMath>
        <m:sSub>
          <m:sSubPr>
            <m:ctrlPr>
              <w:rPr>
                <w:rFonts w:ascii="Cambria Math" w:hAnsi="Cambria Math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r</m:t>
            </m:r>
          </m:e>
          <m:sub>
            <m:r>
              <m:rPr>
                <m:nor/>
              </m:rPr>
              <w:rPr>
                <w:rFonts w:ascii="Cambria Math" w:hAnsi="Cambria Math"/>
                <w:sz w:val="18"/>
                <w:szCs w:val="18"/>
              </w:rPr>
              <m:t>vdW</m:t>
            </m:r>
          </m:sub>
        </m:sSub>
      </m:oMath>
      <w:r w:rsidR="00755603">
        <w:rPr>
          <w:rFonts w:ascii="Times New Roman" w:hAnsi="Times New Roman"/>
          <w:b/>
          <w:sz w:val="18"/>
          <w:szCs w:val="18"/>
        </w:rPr>
        <w:t xml:space="preserve"> </w:t>
      </w:r>
      <w:r w:rsidR="00F6384F">
        <w:rPr>
          <w:rFonts w:ascii="Times New Roman" w:hAnsi="Times New Roman"/>
          <w:sz w:val="18"/>
          <w:szCs w:val="18"/>
        </w:rPr>
        <w:t xml:space="preserve">is the </w:t>
      </w:r>
      <w:r w:rsidR="00755603">
        <w:rPr>
          <w:rFonts w:ascii="Times New Roman" w:hAnsi="Times New Roman"/>
          <w:sz w:val="18"/>
          <w:szCs w:val="18"/>
        </w:rPr>
        <w:t xml:space="preserve">combined </w:t>
      </w:r>
      <w:r w:rsidR="00640825">
        <w:rPr>
          <w:rFonts w:ascii="Times New Roman" w:hAnsi="Times New Roman"/>
          <w:sz w:val="18"/>
          <w:szCs w:val="18"/>
        </w:rPr>
        <w:t>van der Waals radius</w:t>
      </w:r>
      <w:r w:rsidR="00755603">
        <w:rPr>
          <w:rFonts w:ascii="Times New Roman" w:hAnsi="Times New Roman"/>
          <w:sz w:val="18"/>
          <w:szCs w:val="18"/>
        </w:rPr>
        <w:t xml:space="preserve"> of the two atoms </w:t>
      </w:r>
      <m:oMath>
        <m:sSubSup>
          <m:sSub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r</m:t>
            </m:r>
          </m:e>
          <m:sub>
            <m:r>
              <m:rPr>
                <m:nor/>
              </m:rPr>
              <w:rPr>
                <w:rFonts w:ascii="Cambria Math" w:hAnsi="Cambria Math"/>
                <w:sz w:val="18"/>
                <w:szCs w:val="18"/>
              </w:rPr>
              <m:t>vdW</m:t>
            </m:r>
          </m:sub>
          <m:sup>
            <m:r>
              <w:rPr>
                <w:rFonts w:ascii="Cambria Math" w:hAnsi="Cambria Math"/>
                <w:sz w:val="18"/>
                <w:szCs w:val="18"/>
              </w:rPr>
              <m:t>i</m:t>
            </m:r>
          </m:sup>
        </m:sSubSup>
        <m:r>
          <w:rPr>
            <w:rFonts w:ascii="Cambria Math" w:hAnsi="Cambria Math"/>
            <w:sz w:val="18"/>
            <w:szCs w:val="18"/>
          </w:rPr>
          <m:t>+</m:t>
        </m:r>
        <m:sSubSup>
          <m:sSubSup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r</m:t>
            </m:r>
          </m:e>
          <m:sub>
            <m:r>
              <m:rPr>
                <m:nor/>
              </m:rPr>
              <w:rPr>
                <w:rFonts w:ascii="Cambria Math" w:hAnsi="Cambria Math"/>
                <w:sz w:val="18"/>
                <w:szCs w:val="18"/>
              </w:rPr>
              <m:t>vdW</m:t>
            </m:r>
          </m:sub>
          <m:sup>
            <m:r>
              <w:rPr>
                <w:rFonts w:ascii="Cambria Math" w:hAnsi="Cambria Math"/>
                <w:sz w:val="18"/>
                <w:szCs w:val="18"/>
              </w:rPr>
              <m:t>j</m:t>
            </m:r>
          </m:sup>
        </m:sSubSup>
      </m:oMath>
      <w:r w:rsidR="003F2BDF">
        <w:rPr>
          <w:rFonts w:ascii="Times New Roman" w:hAnsi="Times New Roman"/>
          <w:sz w:val="18"/>
          <w:szCs w:val="18"/>
        </w:rPr>
        <w:t xml:space="preserve">, and clashing if </w:t>
      </w:r>
      <m:oMath>
        <m:r>
          <w:rPr>
            <w:rFonts w:ascii="Cambria Math" w:hAnsi="Cambria Math"/>
            <w:sz w:val="18"/>
            <w:szCs w:val="18"/>
          </w:rPr>
          <m:t xml:space="preserve">d≤ </m:t>
        </m:r>
        <m:sSub>
          <m:sSubPr>
            <m:ctrlPr>
              <w:rPr>
                <w:rFonts w:ascii="Cambria Math" w:hAnsi="Cambria Math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18"/>
                <w:szCs w:val="18"/>
              </w:rPr>
              <m:t>r</m:t>
            </m:r>
          </m:e>
          <m:sub>
            <m:r>
              <m:rPr>
                <m:nor/>
              </m:rPr>
              <w:rPr>
                <w:rFonts w:ascii="Cambria Math" w:hAnsi="Cambria Math"/>
                <w:sz w:val="18"/>
                <w:szCs w:val="18"/>
              </w:rPr>
              <m:t>vdW</m:t>
            </m:r>
          </m:sub>
        </m:sSub>
      </m:oMath>
      <w:r w:rsidR="00345555">
        <w:rPr>
          <w:rFonts w:ascii="Times New Roman" w:hAnsi="Times New Roman"/>
          <w:sz w:val="18"/>
          <w:szCs w:val="18"/>
        </w:rPr>
        <w:t>. A confo</w:t>
      </w:r>
      <w:r w:rsidR="00345555">
        <w:rPr>
          <w:rFonts w:ascii="Times New Roman" w:hAnsi="Times New Roman"/>
          <w:sz w:val="18"/>
          <w:szCs w:val="18"/>
        </w:rPr>
        <w:t>r</w:t>
      </w:r>
      <w:r w:rsidR="00345555">
        <w:rPr>
          <w:rFonts w:ascii="Times New Roman" w:hAnsi="Times New Roman"/>
          <w:sz w:val="18"/>
          <w:szCs w:val="18"/>
        </w:rPr>
        <w:t xml:space="preserve">mation is </w:t>
      </w:r>
      <w:r w:rsidR="00C22268">
        <w:rPr>
          <w:rFonts w:ascii="Times New Roman" w:hAnsi="Times New Roman"/>
          <w:sz w:val="18"/>
          <w:szCs w:val="18"/>
        </w:rPr>
        <w:t>deemed</w:t>
      </w:r>
      <w:r w:rsidR="00345555">
        <w:rPr>
          <w:rFonts w:ascii="Times New Roman" w:hAnsi="Times New Roman"/>
          <w:sz w:val="18"/>
          <w:szCs w:val="18"/>
        </w:rPr>
        <w:t xml:space="preserve"> a complex if the volume of interaction is above</w:t>
      </w:r>
      <w:r w:rsidR="000A7A8F">
        <w:rPr>
          <w:rFonts w:ascii="Times New Roman" w:hAnsi="Times New Roman"/>
          <w:sz w:val="18"/>
          <w:szCs w:val="18"/>
        </w:rPr>
        <w:t>-</w:t>
      </w:r>
      <w:r w:rsidR="00AD17CF">
        <w:rPr>
          <w:rFonts w:ascii="Times New Roman" w:hAnsi="Times New Roman"/>
          <w:sz w:val="18"/>
          <w:szCs w:val="18"/>
        </w:rPr>
        <w:t xml:space="preserve"> and the volume of clashes below</w:t>
      </w:r>
      <w:r w:rsidR="00345555">
        <w:rPr>
          <w:rFonts w:ascii="Times New Roman" w:hAnsi="Times New Roman"/>
          <w:sz w:val="18"/>
          <w:szCs w:val="18"/>
        </w:rPr>
        <w:t xml:space="preserve"> threshold value</w:t>
      </w:r>
      <w:r w:rsidR="000A7A8F">
        <w:rPr>
          <w:rFonts w:ascii="Times New Roman" w:hAnsi="Times New Roman"/>
          <w:sz w:val="18"/>
          <w:szCs w:val="18"/>
        </w:rPr>
        <w:t>s</w:t>
      </w:r>
      <w:r w:rsidR="00345555">
        <w:rPr>
          <w:rFonts w:ascii="Times New Roman" w:hAnsi="Times New Roman"/>
          <w:sz w:val="18"/>
          <w:szCs w:val="18"/>
        </w:rPr>
        <w:t xml:space="preserve"> (300 </w:t>
      </w:r>
      <w:r w:rsidR="00AD17CF">
        <w:rPr>
          <w:rFonts w:ascii="Times New Roman" w:hAnsi="Times New Roman"/>
          <w:sz w:val="18"/>
          <w:szCs w:val="18"/>
        </w:rPr>
        <w:t xml:space="preserve">and </w:t>
      </w:r>
      <w:r w:rsidR="00345555">
        <w:rPr>
          <w:rFonts w:ascii="Times New Roman" w:hAnsi="Times New Roman"/>
          <w:sz w:val="18"/>
          <w:szCs w:val="18"/>
        </w:rPr>
        <w:t>200A</w:t>
      </w:r>
      <w:r w:rsidR="00345555" w:rsidRPr="004D77EA">
        <w:rPr>
          <w:rFonts w:ascii="Times New Roman" w:hAnsi="Times New Roman"/>
          <w:sz w:val="18"/>
          <w:szCs w:val="18"/>
          <w:vertAlign w:val="superscript"/>
        </w:rPr>
        <w:t>3</w:t>
      </w:r>
      <w:r w:rsidR="00345555">
        <w:rPr>
          <w:rFonts w:ascii="Times New Roman" w:hAnsi="Times New Roman"/>
          <w:sz w:val="18"/>
          <w:szCs w:val="18"/>
        </w:rPr>
        <w:t xml:space="preserve"> by default</w:t>
      </w:r>
      <w:r w:rsidR="00AD17CF">
        <w:rPr>
          <w:rFonts w:ascii="Times New Roman" w:hAnsi="Times New Roman"/>
          <w:sz w:val="18"/>
          <w:szCs w:val="18"/>
        </w:rPr>
        <w:t>, respectively</w:t>
      </w:r>
      <w:r w:rsidR="00345555">
        <w:rPr>
          <w:rFonts w:ascii="Times New Roman" w:hAnsi="Times New Roman"/>
          <w:sz w:val="18"/>
          <w:szCs w:val="18"/>
        </w:rPr>
        <w:t xml:space="preserve">). </w:t>
      </w:r>
    </w:p>
    <w:p w14:paraId="236F6BA2" w14:textId="41465E24" w:rsidR="00993201" w:rsidRDefault="00993201" w:rsidP="005D3F93">
      <w:pPr>
        <w:jc w:val="both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After every translational scan, </w:t>
      </w:r>
      <w:r w:rsidR="00345555">
        <w:rPr>
          <w:rFonts w:ascii="Times New Roman" w:hAnsi="Times New Roman"/>
          <w:sz w:val="18"/>
          <w:szCs w:val="18"/>
        </w:rPr>
        <w:t>a</w:t>
      </w:r>
      <w:r>
        <w:rPr>
          <w:rFonts w:ascii="Times New Roman" w:hAnsi="Times New Roman"/>
          <w:sz w:val="18"/>
          <w:szCs w:val="18"/>
        </w:rPr>
        <w:t xml:space="preserve">ll conformations that comply with each </w:t>
      </w:r>
      <w:r w:rsidR="003F2BDF">
        <w:rPr>
          <w:rFonts w:ascii="Times New Roman" w:hAnsi="Times New Roman"/>
          <w:sz w:val="18"/>
          <w:szCs w:val="18"/>
        </w:rPr>
        <w:t xml:space="preserve">restraint are </w:t>
      </w:r>
      <w:r w:rsidR="00AF7EB6">
        <w:rPr>
          <w:rFonts w:ascii="Times New Roman" w:hAnsi="Times New Roman"/>
          <w:sz w:val="18"/>
          <w:szCs w:val="18"/>
        </w:rPr>
        <w:t>determined</w:t>
      </w:r>
      <w:r w:rsidR="003F2BDF">
        <w:rPr>
          <w:rFonts w:ascii="Times New Roman" w:hAnsi="Times New Roman"/>
          <w:sz w:val="18"/>
          <w:szCs w:val="18"/>
        </w:rPr>
        <w:t>.</w:t>
      </w:r>
      <w:r w:rsidR="007D0C6D">
        <w:rPr>
          <w:rFonts w:ascii="Times New Roman" w:hAnsi="Times New Roman"/>
          <w:sz w:val="18"/>
          <w:szCs w:val="18"/>
        </w:rPr>
        <w:t xml:space="preserve"> </w:t>
      </w:r>
      <w:r w:rsidR="00967DDD">
        <w:rPr>
          <w:rFonts w:ascii="Times New Roman" w:hAnsi="Times New Roman"/>
          <w:sz w:val="18"/>
          <w:szCs w:val="18"/>
        </w:rPr>
        <w:t xml:space="preserve">Next, </w:t>
      </w:r>
      <w:r w:rsidR="00345555">
        <w:rPr>
          <w:rFonts w:ascii="Times New Roman" w:hAnsi="Times New Roman"/>
          <w:i/>
          <w:sz w:val="18"/>
          <w:szCs w:val="18"/>
        </w:rPr>
        <w:t>disvis</w:t>
      </w:r>
      <w:r w:rsidR="007D0C6D">
        <w:rPr>
          <w:rFonts w:ascii="Times New Roman" w:hAnsi="Times New Roman"/>
          <w:sz w:val="18"/>
          <w:szCs w:val="18"/>
        </w:rPr>
        <w:t xml:space="preserve"> counts the number of </w:t>
      </w:r>
      <w:del w:id="3" w:author="Gydo van Zundert" w:date="2015-04-29T22:15:00Z">
        <w:r w:rsidR="007D0C6D" w:rsidDel="007B049B">
          <w:rPr>
            <w:rFonts w:ascii="Times New Roman" w:hAnsi="Times New Roman"/>
            <w:sz w:val="18"/>
            <w:szCs w:val="18"/>
          </w:rPr>
          <w:delText>accessible states</w:delText>
        </w:r>
      </w:del>
      <w:ins w:id="4" w:author="Gydo van Zundert" w:date="2015-04-29T22:15:00Z">
        <w:r w:rsidR="007B049B">
          <w:rPr>
            <w:rFonts w:ascii="Times New Roman" w:hAnsi="Times New Roman"/>
            <w:sz w:val="18"/>
            <w:szCs w:val="18"/>
          </w:rPr>
          <w:t>complexes</w:t>
        </w:r>
      </w:ins>
      <w:r w:rsidR="007D0C6D">
        <w:rPr>
          <w:rFonts w:ascii="Times New Roman" w:hAnsi="Times New Roman"/>
          <w:sz w:val="18"/>
          <w:szCs w:val="18"/>
        </w:rPr>
        <w:t xml:space="preserve"> </w:t>
      </w:r>
      <w:r w:rsidR="00967DDD">
        <w:rPr>
          <w:rFonts w:ascii="Times New Roman" w:hAnsi="Times New Roman"/>
          <w:sz w:val="18"/>
          <w:szCs w:val="18"/>
        </w:rPr>
        <w:t>consistent with</w:t>
      </w:r>
      <w:r w:rsidR="007D0C6D">
        <w:rPr>
          <w:rFonts w:ascii="Times New Roman" w:hAnsi="Times New Roman"/>
          <w:sz w:val="18"/>
          <w:szCs w:val="18"/>
        </w:rPr>
        <w:t xml:space="preserve"> each number of </w:t>
      </w:r>
      <w:r w:rsidR="00967DDD">
        <w:rPr>
          <w:rFonts w:ascii="Times New Roman" w:hAnsi="Times New Roman"/>
          <w:sz w:val="18"/>
          <w:szCs w:val="18"/>
        </w:rPr>
        <w:t>restraints</w:t>
      </w:r>
      <w:r w:rsidR="00C961B6">
        <w:rPr>
          <w:rFonts w:ascii="Times New Roman" w:hAnsi="Times New Roman"/>
          <w:sz w:val="18"/>
          <w:szCs w:val="18"/>
        </w:rPr>
        <w:t xml:space="preserve">, as well as </w:t>
      </w:r>
      <w:r w:rsidR="00C961B6">
        <w:rPr>
          <w:rFonts w:ascii="Times New Roman" w:hAnsi="Times New Roman"/>
          <w:sz w:val="18"/>
          <w:szCs w:val="18"/>
        </w:rPr>
        <w:lastRenderedPageBreak/>
        <w:t xml:space="preserve">which restraints are violated. </w:t>
      </w:r>
      <w:r w:rsidR="007D0C6D">
        <w:rPr>
          <w:rFonts w:ascii="Times New Roman" w:hAnsi="Times New Roman"/>
          <w:sz w:val="18"/>
          <w:szCs w:val="18"/>
        </w:rPr>
        <w:t>This is repeated until the rotation</w:t>
      </w:r>
      <w:r w:rsidR="00673721">
        <w:rPr>
          <w:rFonts w:ascii="Times New Roman" w:hAnsi="Times New Roman"/>
          <w:sz w:val="18"/>
          <w:szCs w:val="18"/>
        </w:rPr>
        <w:t>al</w:t>
      </w:r>
      <w:r w:rsidR="007D0C6D">
        <w:rPr>
          <w:rFonts w:ascii="Times New Roman" w:hAnsi="Times New Roman"/>
          <w:sz w:val="18"/>
          <w:szCs w:val="18"/>
        </w:rPr>
        <w:t xml:space="preserve"> sampling density reaches a pre-set value</w:t>
      </w:r>
      <w:ins w:id="5" w:author="Gydo van Zundert" w:date="2015-04-29T17:00:00Z">
        <w:r w:rsidR="001A76DD">
          <w:rPr>
            <w:rFonts w:ascii="Times New Roman" w:hAnsi="Times New Roman"/>
            <w:sz w:val="18"/>
            <w:szCs w:val="18"/>
          </w:rPr>
          <w:t xml:space="preserve"> (</w:t>
        </w:r>
      </w:ins>
      <w:ins w:id="6" w:author="Gydo van Zundert" w:date="2015-04-29T17:01:00Z">
        <w:r w:rsidR="001A76DD">
          <w:rPr>
            <w:rFonts w:ascii="Times New Roman" w:hAnsi="Times New Roman"/>
            <w:sz w:val="18"/>
            <w:szCs w:val="18"/>
          </w:rPr>
          <w:t xml:space="preserve">default </w:t>
        </w:r>
      </w:ins>
      <w:ins w:id="7" w:author="Gydo van Zundert" w:date="2015-04-29T17:00:00Z">
        <w:r w:rsidR="001A76DD">
          <w:rPr>
            <w:rFonts w:ascii="Times New Roman" w:hAnsi="Times New Roman"/>
            <w:sz w:val="18"/>
            <w:szCs w:val="18"/>
          </w:rPr>
          <w:t>9.72°</w:t>
        </w:r>
      </w:ins>
      <w:ins w:id="8" w:author="Gydo van Zundert" w:date="2015-04-29T17:05:00Z">
        <w:r w:rsidR="00782E02">
          <w:rPr>
            <w:rFonts w:ascii="Times New Roman" w:hAnsi="Times New Roman"/>
            <w:sz w:val="18"/>
            <w:szCs w:val="18"/>
          </w:rPr>
          <w:t>, 7416 or</w:t>
        </w:r>
        <w:r w:rsidR="00782E02">
          <w:rPr>
            <w:rFonts w:ascii="Times New Roman" w:hAnsi="Times New Roman"/>
            <w:sz w:val="18"/>
            <w:szCs w:val="18"/>
          </w:rPr>
          <w:t>i</w:t>
        </w:r>
        <w:r w:rsidR="00782E02">
          <w:rPr>
            <w:rFonts w:ascii="Times New Roman" w:hAnsi="Times New Roman"/>
            <w:sz w:val="18"/>
            <w:szCs w:val="18"/>
          </w:rPr>
          <w:t>entations</w:t>
        </w:r>
      </w:ins>
      <w:ins w:id="9" w:author="Gydo van Zundert" w:date="2015-04-29T17:01:00Z">
        <w:r w:rsidR="001A76DD">
          <w:rPr>
            <w:rFonts w:ascii="Times New Roman" w:hAnsi="Times New Roman"/>
            <w:sz w:val="18"/>
            <w:szCs w:val="18"/>
          </w:rPr>
          <w:t>)</w:t>
        </w:r>
      </w:ins>
      <w:r w:rsidR="007D0C6D">
        <w:rPr>
          <w:rFonts w:ascii="Times New Roman" w:hAnsi="Times New Roman"/>
          <w:sz w:val="18"/>
          <w:szCs w:val="18"/>
        </w:rPr>
        <w:t xml:space="preserve">. During the rotational search, </w:t>
      </w:r>
      <w:r w:rsidR="003F2BDF">
        <w:rPr>
          <w:rFonts w:ascii="Times New Roman" w:hAnsi="Times New Roman"/>
          <w:i/>
          <w:sz w:val="18"/>
          <w:szCs w:val="18"/>
        </w:rPr>
        <w:t>disvis</w:t>
      </w:r>
      <w:r w:rsidR="007D0C6D">
        <w:rPr>
          <w:rFonts w:ascii="Times New Roman" w:hAnsi="Times New Roman"/>
          <w:sz w:val="18"/>
          <w:szCs w:val="18"/>
        </w:rPr>
        <w:t xml:space="preserve"> </w:t>
      </w:r>
      <w:r w:rsidR="002E7223">
        <w:rPr>
          <w:rFonts w:ascii="Times New Roman" w:hAnsi="Times New Roman"/>
          <w:sz w:val="18"/>
          <w:szCs w:val="18"/>
        </w:rPr>
        <w:t>stores</w:t>
      </w:r>
      <w:r w:rsidR="007D0C6D">
        <w:rPr>
          <w:rFonts w:ascii="Times New Roman" w:hAnsi="Times New Roman"/>
          <w:sz w:val="18"/>
          <w:szCs w:val="18"/>
        </w:rPr>
        <w:t xml:space="preserve"> the maximum </w:t>
      </w:r>
      <w:r w:rsidR="003F2BDF">
        <w:rPr>
          <w:rFonts w:ascii="Times New Roman" w:hAnsi="Times New Roman"/>
          <w:sz w:val="18"/>
          <w:szCs w:val="18"/>
        </w:rPr>
        <w:t>number of consistent</w:t>
      </w:r>
      <w:r w:rsidR="007D0C6D">
        <w:rPr>
          <w:rFonts w:ascii="Times New Roman" w:hAnsi="Times New Roman"/>
          <w:sz w:val="18"/>
          <w:szCs w:val="18"/>
        </w:rPr>
        <w:t xml:space="preserve"> </w:t>
      </w:r>
      <w:r w:rsidR="003F2BDF">
        <w:rPr>
          <w:rFonts w:ascii="Times New Roman" w:hAnsi="Times New Roman"/>
          <w:sz w:val="18"/>
          <w:szCs w:val="18"/>
        </w:rPr>
        <w:t>restraints</w:t>
      </w:r>
      <w:r w:rsidR="007D0C6D">
        <w:rPr>
          <w:rFonts w:ascii="Times New Roman" w:hAnsi="Times New Roman"/>
          <w:sz w:val="18"/>
          <w:szCs w:val="18"/>
        </w:rPr>
        <w:t xml:space="preserve"> </w:t>
      </w:r>
      <w:r w:rsidR="002E7223">
        <w:rPr>
          <w:rFonts w:ascii="Times New Roman" w:hAnsi="Times New Roman"/>
          <w:sz w:val="18"/>
          <w:szCs w:val="18"/>
        </w:rPr>
        <w:t xml:space="preserve">found </w:t>
      </w:r>
      <w:r w:rsidR="007D0C6D">
        <w:rPr>
          <w:rFonts w:ascii="Times New Roman" w:hAnsi="Times New Roman"/>
          <w:sz w:val="18"/>
          <w:szCs w:val="18"/>
        </w:rPr>
        <w:t xml:space="preserve">at every </w:t>
      </w:r>
      <w:r w:rsidR="002E7223">
        <w:rPr>
          <w:rFonts w:ascii="Times New Roman" w:hAnsi="Times New Roman"/>
          <w:sz w:val="18"/>
          <w:szCs w:val="18"/>
        </w:rPr>
        <w:t xml:space="preserve">scanned </w:t>
      </w:r>
      <w:r w:rsidR="007D0C6D">
        <w:rPr>
          <w:rFonts w:ascii="Times New Roman" w:hAnsi="Times New Roman"/>
          <w:sz w:val="18"/>
          <w:szCs w:val="18"/>
        </w:rPr>
        <w:t xml:space="preserve">position of the </w:t>
      </w:r>
      <w:r w:rsidR="002E7223">
        <w:rPr>
          <w:rFonts w:ascii="Times New Roman" w:hAnsi="Times New Roman"/>
          <w:sz w:val="18"/>
          <w:szCs w:val="18"/>
        </w:rPr>
        <w:t xml:space="preserve">ligand’s </w:t>
      </w:r>
      <w:r w:rsidR="007D0C6D">
        <w:rPr>
          <w:rFonts w:ascii="Times New Roman" w:hAnsi="Times New Roman"/>
          <w:sz w:val="18"/>
          <w:szCs w:val="18"/>
        </w:rPr>
        <w:t>center of mass</w:t>
      </w:r>
      <w:r w:rsidR="00C961B6">
        <w:rPr>
          <w:rFonts w:ascii="Times New Roman" w:hAnsi="Times New Roman"/>
          <w:sz w:val="18"/>
          <w:szCs w:val="18"/>
        </w:rPr>
        <w:t xml:space="preserve">, which ultimately results in a </w:t>
      </w:r>
      <w:r w:rsidR="00E54A64">
        <w:rPr>
          <w:rFonts w:ascii="Times New Roman" w:hAnsi="Times New Roman"/>
          <w:sz w:val="18"/>
          <w:szCs w:val="18"/>
        </w:rPr>
        <w:t>discrete ‘density’ map</w:t>
      </w:r>
      <w:r w:rsidR="00C961B6">
        <w:rPr>
          <w:rFonts w:ascii="Times New Roman" w:hAnsi="Times New Roman"/>
          <w:sz w:val="18"/>
          <w:szCs w:val="18"/>
        </w:rPr>
        <w:t xml:space="preserve">. The output thus consists of the </w:t>
      </w:r>
      <w:r w:rsidR="006360AE">
        <w:rPr>
          <w:rFonts w:ascii="Times New Roman" w:hAnsi="Times New Roman"/>
          <w:sz w:val="18"/>
          <w:szCs w:val="18"/>
        </w:rPr>
        <w:t>sum</w:t>
      </w:r>
      <w:r w:rsidR="00C961B6">
        <w:rPr>
          <w:rFonts w:ascii="Times New Roman" w:hAnsi="Times New Roman"/>
          <w:sz w:val="18"/>
          <w:szCs w:val="18"/>
        </w:rPr>
        <w:t xml:space="preserve"> of accessible </w:t>
      </w:r>
      <w:del w:id="10" w:author="Gydo van Zundert" w:date="2015-04-29T22:19:00Z">
        <w:r w:rsidR="00C961B6" w:rsidDel="00C84C60">
          <w:rPr>
            <w:rFonts w:ascii="Times New Roman" w:hAnsi="Times New Roman"/>
            <w:sz w:val="18"/>
            <w:szCs w:val="18"/>
          </w:rPr>
          <w:delText>interaction states</w:delText>
        </w:r>
      </w:del>
      <w:ins w:id="11" w:author="Gydo van Zundert" w:date="2015-04-29T22:15:00Z">
        <w:r w:rsidR="007B049B">
          <w:rPr>
            <w:rFonts w:ascii="Times New Roman" w:hAnsi="Times New Roman"/>
            <w:sz w:val="18"/>
            <w:szCs w:val="18"/>
          </w:rPr>
          <w:t>complexes</w:t>
        </w:r>
      </w:ins>
      <w:r w:rsidR="00C961B6">
        <w:rPr>
          <w:rFonts w:ascii="Times New Roman" w:hAnsi="Times New Roman"/>
          <w:sz w:val="18"/>
          <w:szCs w:val="18"/>
        </w:rPr>
        <w:t xml:space="preserve"> complying </w:t>
      </w:r>
      <w:r w:rsidR="00640825">
        <w:rPr>
          <w:rFonts w:ascii="Times New Roman" w:hAnsi="Times New Roman"/>
          <w:sz w:val="18"/>
          <w:szCs w:val="18"/>
        </w:rPr>
        <w:t>with</w:t>
      </w:r>
      <w:r w:rsidR="00C961B6">
        <w:rPr>
          <w:rFonts w:ascii="Times New Roman" w:hAnsi="Times New Roman"/>
          <w:sz w:val="18"/>
          <w:szCs w:val="18"/>
        </w:rPr>
        <w:t xml:space="preserve"> </w:t>
      </w:r>
      <w:r w:rsidR="006775E0">
        <w:rPr>
          <w:rFonts w:ascii="Times New Roman" w:hAnsi="Times New Roman"/>
          <w:sz w:val="18"/>
          <w:szCs w:val="18"/>
        </w:rPr>
        <w:t>each</w:t>
      </w:r>
      <w:r w:rsidR="00C961B6">
        <w:rPr>
          <w:rFonts w:ascii="Times New Roman" w:hAnsi="Times New Roman"/>
          <w:sz w:val="18"/>
          <w:szCs w:val="18"/>
        </w:rPr>
        <w:t xml:space="preserve"> number of restraints, a percentage of how often each restraint is violated, and a </w:t>
      </w:r>
      <w:r w:rsidR="008E45F8">
        <w:rPr>
          <w:rFonts w:ascii="Times New Roman" w:hAnsi="Times New Roman"/>
          <w:sz w:val="18"/>
          <w:szCs w:val="18"/>
        </w:rPr>
        <w:t>discrete-</w:t>
      </w:r>
      <w:r w:rsidR="006775E0">
        <w:rPr>
          <w:rFonts w:ascii="Times New Roman" w:hAnsi="Times New Roman"/>
          <w:sz w:val="18"/>
          <w:szCs w:val="18"/>
        </w:rPr>
        <w:t>value</w:t>
      </w:r>
      <w:r w:rsidR="002E7223">
        <w:rPr>
          <w:rFonts w:ascii="Times New Roman" w:hAnsi="Times New Roman"/>
          <w:sz w:val="18"/>
          <w:szCs w:val="18"/>
        </w:rPr>
        <w:t>d</w:t>
      </w:r>
      <w:r w:rsidR="00640825">
        <w:rPr>
          <w:rFonts w:ascii="Times New Roman" w:hAnsi="Times New Roman"/>
          <w:sz w:val="18"/>
          <w:szCs w:val="18"/>
        </w:rPr>
        <w:t xml:space="preserve"> </w:t>
      </w:r>
      <w:r w:rsidR="00C961B6">
        <w:rPr>
          <w:rFonts w:ascii="Times New Roman" w:hAnsi="Times New Roman"/>
          <w:sz w:val="18"/>
          <w:szCs w:val="18"/>
        </w:rPr>
        <w:t>dens</w:t>
      </w:r>
      <w:r w:rsidR="00C961B6">
        <w:rPr>
          <w:rFonts w:ascii="Times New Roman" w:hAnsi="Times New Roman"/>
          <w:sz w:val="18"/>
          <w:szCs w:val="18"/>
        </w:rPr>
        <w:t>i</w:t>
      </w:r>
      <w:r w:rsidR="00C961B6">
        <w:rPr>
          <w:rFonts w:ascii="Times New Roman" w:hAnsi="Times New Roman"/>
          <w:sz w:val="18"/>
          <w:szCs w:val="18"/>
        </w:rPr>
        <w:t>ty map.</w:t>
      </w:r>
    </w:p>
    <w:p w14:paraId="0480E1B9" w14:textId="00FBE5C9" w:rsidR="00B65DF3" w:rsidRDefault="005A263C" w:rsidP="005D3F93">
      <w:pPr>
        <w:jc w:val="both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We implemented </w:t>
      </w:r>
      <w:r w:rsidR="00463A47">
        <w:rPr>
          <w:rFonts w:ascii="Times New Roman" w:hAnsi="Times New Roman"/>
          <w:sz w:val="18"/>
          <w:szCs w:val="18"/>
        </w:rPr>
        <w:t>DisVis</w:t>
      </w:r>
      <w:r w:rsidR="00B65DF3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in </w:t>
      </w:r>
      <w:r w:rsidR="00B65DF3">
        <w:rPr>
          <w:rFonts w:ascii="Times New Roman" w:hAnsi="Times New Roman"/>
          <w:sz w:val="18"/>
          <w:szCs w:val="18"/>
        </w:rPr>
        <w:t>Python2.7</w:t>
      </w:r>
      <w:r w:rsidR="005934B6">
        <w:rPr>
          <w:rFonts w:ascii="Times New Roman" w:hAnsi="Times New Roman"/>
          <w:sz w:val="18"/>
          <w:szCs w:val="18"/>
        </w:rPr>
        <w:t>,</w:t>
      </w:r>
      <w:r w:rsidR="00E40B81">
        <w:rPr>
          <w:rFonts w:ascii="Times New Roman" w:hAnsi="Times New Roman"/>
          <w:sz w:val="18"/>
          <w:szCs w:val="18"/>
        </w:rPr>
        <w:t xml:space="preserve"> </w:t>
      </w:r>
      <w:r w:rsidR="0075736E">
        <w:rPr>
          <w:rFonts w:ascii="Times New Roman" w:hAnsi="Times New Roman"/>
          <w:sz w:val="18"/>
          <w:szCs w:val="18"/>
        </w:rPr>
        <w:t>us</w:t>
      </w:r>
      <w:r w:rsidR="005934B6">
        <w:rPr>
          <w:rFonts w:ascii="Times New Roman" w:hAnsi="Times New Roman"/>
          <w:sz w:val="18"/>
          <w:szCs w:val="18"/>
        </w:rPr>
        <w:t>ing</w:t>
      </w:r>
      <w:r w:rsidR="0075736E">
        <w:rPr>
          <w:rFonts w:ascii="Times New Roman" w:hAnsi="Times New Roman"/>
          <w:sz w:val="18"/>
          <w:szCs w:val="18"/>
        </w:rPr>
        <w:t xml:space="preserve"> t</w:t>
      </w:r>
      <w:r w:rsidR="00B65DF3">
        <w:rPr>
          <w:rFonts w:ascii="Times New Roman" w:hAnsi="Times New Roman"/>
          <w:sz w:val="18"/>
          <w:szCs w:val="18"/>
        </w:rPr>
        <w:t>he OpenCL fram</w:t>
      </w:r>
      <w:r w:rsidR="00B65DF3">
        <w:rPr>
          <w:rFonts w:ascii="Times New Roman" w:hAnsi="Times New Roman"/>
          <w:sz w:val="18"/>
          <w:szCs w:val="18"/>
        </w:rPr>
        <w:t>e</w:t>
      </w:r>
      <w:r w:rsidR="00B65DF3">
        <w:rPr>
          <w:rFonts w:ascii="Times New Roman" w:hAnsi="Times New Roman"/>
          <w:sz w:val="18"/>
          <w:szCs w:val="18"/>
        </w:rPr>
        <w:t>work to offload computa</w:t>
      </w:r>
      <w:r w:rsidR="009968D0">
        <w:rPr>
          <w:rFonts w:ascii="Times New Roman" w:hAnsi="Times New Roman"/>
          <w:sz w:val="18"/>
          <w:szCs w:val="18"/>
        </w:rPr>
        <w:t>tions to the GPU</w:t>
      </w:r>
      <w:r w:rsidR="00E40B81">
        <w:rPr>
          <w:rFonts w:ascii="Times New Roman" w:hAnsi="Times New Roman"/>
          <w:sz w:val="18"/>
          <w:szCs w:val="18"/>
        </w:rPr>
        <w:t xml:space="preserve">. </w:t>
      </w:r>
      <w:r w:rsidR="009968D0">
        <w:rPr>
          <w:rFonts w:ascii="Times New Roman" w:hAnsi="Times New Roman"/>
          <w:sz w:val="18"/>
          <w:szCs w:val="18"/>
        </w:rPr>
        <w:t>The code can be dow</w:t>
      </w:r>
      <w:r w:rsidR="009968D0">
        <w:rPr>
          <w:rFonts w:ascii="Times New Roman" w:hAnsi="Times New Roman"/>
          <w:sz w:val="18"/>
          <w:szCs w:val="18"/>
        </w:rPr>
        <w:t>n</w:t>
      </w:r>
      <w:r w:rsidR="009968D0">
        <w:rPr>
          <w:rFonts w:ascii="Times New Roman" w:hAnsi="Times New Roman"/>
          <w:sz w:val="18"/>
          <w:szCs w:val="18"/>
        </w:rPr>
        <w:t>loaded</w:t>
      </w:r>
      <w:r w:rsidR="005934B6">
        <w:rPr>
          <w:rFonts w:ascii="Times New Roman" w:hAnsi="Times New Roman"/>
          <w:sz w:val="18"/>
          <w:szCs w:val="18"/>
        </w:rPr>
        <w:t xml:space="preserve"> freely</w:t>
      </w:r>
      <w:r w:rsidR="009968D0">
        <w:rPr>
          <w:rFonts w:ascii="Times New Roman" w:hAnsi="Times New Roman"/>
          <w:sz w:val="18"/>
          <w:szCs w:val="18"/>
        </w:rPr>
        <w:t xml:space="preserve"> from </w:t>
      </w:r>
      <w:hyperlink r:id="rId13" w:history="1">
        <w:r w:rsidR="009968D0" w:rsidRPr="009F476A">
          <w:rPr>
            <w:rStyle w:val="Hyperlink"/>
            <w:rFonts w:ascii="Times New Roman" w:hAnsi="Times New Roman"/>
            <w:sz w:val="18"/>
            <w:szCs w:val="18"/>
          </w:rPr>
          <w:t>https://github.com/haddocking/</w:t>
        </w:r>
        <w:r w:rsidR="00463A47">
          <w:rPr>
            <w:rStyle w:val="Hyperlink"/>
            <w:rFonts w:ascii="Times New Roman" w:hAnsi="Times New Roman"/>
            <w:sz w:val="18"/>
            <w:szCs w:val="18"/>
          </w:rPr>
          <w:t>disvis</w:t>
        </w:r>
      </w:hyperlink>
      <w:r w:rsidR="009968D0">
        <w:rPr>
          <w:rFonts w:ascii="Times New Roman" w:hAnsi="Times New Roman"/>
          <w:sz w:val="18"/>
          <w:szCs w:val="18"/>
        </w:rPr>
        <w:t xml:space="preserve"> together with documentation and examples.</w:t>
      </w:r>
    </w:p>
    <w:p w14:paraId="5F602EB4" w14:textId="77777777" w:rsidR="00EB6846" w:rsidRDefault="00393910" w:rsidP="00EB6846">
      <w:pPr>
        <w:pStyle w:val="Heading1"/>
        <w:spacing w:before="360"/>
        <w:ind w:left="360" w:hanging="360"/>
      </w:pPr>
      <w:r>
        <w:t>example</w:t>
      </w:r>
      <w:r w:rsidR="00463A47">
        <w:t>s</w:t>
      </w:r>
    </w:p>
    <w:p w14:paraId="1ABE6EB0" w14:textId="2647AAF8" w:rsidR="00B54212" w:rsidRDefault="00640825" w:rsidP="00E35C07">
      <w:pPr>
        <w:jc w:val="both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To </w:t>
      </w:r>
      <w:r w:rsidR="005934B6">
        <w:rPr>
          <w:rFonts w:ascii="Times New Roman" w:hAnsi="Times New Roman"/>
          <w:sz w:val="18"/>
          <w:szCs w:val="18"/>
        </w:rPr>
        <w:t xml:space="preserve">illustrate </w:t>
      </w:r>
      <w:r>
        <w:rPr>
          <w:rFonts w:ascii="Times New Roman" w:hAnsi="Times New Roman"/>
          <w:sz w:val="18"/>
          <w:szCs w:val="18"/>
        </w:rPr>
        <w:t xml:space="preserve">the capabilities of </w:t>
      </w:r>
      <w:r>
        <w:rPr>
          <w:rFonts w:ascii="Times New Roman" w:hAnsi="Times New Roman"/>
          <w:i/>
          <w:sz w:val="18"/>
          <w:szCs w:val="18"/>
        </w:rPr>
        <w:t xml:space="preserve">disvis, </w:t>
      </w:r>
      <w:r>
        <w:rPr>
          <w:rFonts w:ascii="Times New Roman" w:hAnsi="Times New Roman"/>
          <w:sz w:val="18"/>
          <w:szCs w:val="18"/>
        </w:rPr>
        <w:t xml:space="preserve">we applied it on </w:t>
      </w:r>
      <w:r w:rsidR="00680E9A">
        <w:rPr>
          <w:rFonts w:ascii="Times New Roman" w:hAnsi="Times New Roman"/>
          <w:sz w:val="18"/>
          <w:szCs w:val="18"/>
        </w:rPr>
        <w:t>two</w:t>
      </w:r>
      <w:r>
        <w:rPr>
          <w:rFonts w:ascii="Times New Roman" w:hAnsi="Times New Roman"/>
          <w:sz w:val="18"/>
          <w:szCs w:val="18"/>
        </w:rPr>
        <w:t xml:space="preserve"> sy</w:t>
      </w:r>
      <w:r>
        <w:rPr>
          <w:rFonts w:ascii="Times New Roman" w:hAnsi="Times New Roman"/>
          <w:sz w:val="18"/>
          <w:szCs w:val="18"/>
        </w:rPr>
        <w:t>s</w:t>
      </w:r>
      <w:r>
        <w:rPr>
          <w:rFonts w:ascii="Times New Roman" w:hAnsi="Times New Roman"/>
          <w:sz w:val="18"/>
          <w:szCs w:val="18"/>
        </w:rPr>
        <w:t xml:space="preserve">tems, using MS cross-links </w:t>
      </w:r>
      <w:r w:rsidR="006360AE">
        <w:rPr>
          <w:rFonts w:ascii="Times New Roman" w:hAnsi="Times New Roman"/>
          <w:sz w:val="18"/>
          <w:szCs w:val="18"/>
        </w:rPr>
        <w:t>data</w:t>
      </w:r>
      <w:r w:rsidR="00387D4D">
        <w:rPr>
          <w:rFonts w:ascii="Times New Roman" w:hAnsi="Times New Roman"/>
          <w:sz w:val="18"/>
          <w:szCs w:val="18"/>
        </w:rPr>
        <w:t xml:space="preserve"> (see the Supplementa</w:t>
      </w:r>
      <w:r w:rsidR="008F37A2">
        <w:rPr>
          <w:rFonts w:ascii="Times New Roman" w:hAnsi="Times New Roman"/>
          <w:sz w:val="18"/>
          <w:szCs w:val="18"/>
        </w:rPr>
        <w:t>ry</w:t>
      </w:r>
      <w:r w:rsidR="00387D4D">
        <w:rPr>
          <w:rFonts w:ascii="Times New Roman" w:hAnsi="Times New Roman"/>
          <w:sz w:val="18"/>
          <w:szCs w:val="18"/>
        </w:rPr>
        <w:t xml:space="preserve"> Info</w:t>
      </w:r>
      <w:r w:rsidR="00387D4D">
        <w:rPr>
          <w:rFonts w:ascii="Times New Roman" w:hAnsi="Times New Roman"/>
          <w:sz w:val="18"/>
          <w:szCs w:val="18"/>
        </w:rPr>
        <w:t>r</w:t>
      </w:r>
      <w:r w:rsidR="00387D4D">
        <w:rPr>
          <w:rFonts w:ascii="Times New Roman" w:hAnsi="Times New Roman"/>
          <w:sz w:val="18"/>
          <w:szCs w:val="18"/>
        </w:rPr>
        <w:t>mation for details)</w:t>
      </w:r>
      <w:r w:rsidR="006360AE">
        <w:rPr>
          <w:rFonts w:ascii="Times New Roman" w:hAnsi="Times New Roman"/>
          <w:sz w:val="18"/>
          <w:szCs w:val="18"/>
        </w:rPr>
        <w:t>.</w:t>
      </w:r>
      <w:r w:rsidR="00294E5E">
        <w:rPr>
          <w:rFonts w:ascii="Times New Roman" w:hAnsi="Times New Roman"/>
          <w:sz w:val="18"/>
          <w:szCs w:val="18"/>
        </w:rPr>
        <w:t xml:space="preserve"> </w:t>
      </w:r>
      <w:r w:rsidR="00680E9A">
        <w:rPr>
          <w:rFonts w:ascii="Times New Roman" w:hAnsi="Times New Roman"/>
          <w:sz w:val="18"/>
          <w:szCs w:val="18"/>
        </w:rPr>
        <w:t xml:space="preserve">A fine </w:t>
      </w:r>
      <w:r w:rsidR="00294E5E">
        <w:rPr>
          <w:rFonts w:ascii="Times New Roman" w:hAnsi="Times New Roman"/>
          <w:sz w:val="18"/>
          <w:szCs w:val="18"/>
        </w:rPr>
        <w:t xml:space="preserve">rotational search </w:t>
      </w:r>
      <w:r w:rsidR="00172B3A">
        <w:rPr>
          <w:rFonts w:ascii="Times New Roman" w:hAnsi="Times New Roman"/>
          <w:sz w:val="18"/>
          <w:szCs w:val="18"/>
        </w:rPr>
        <w:t>(5.27°, 53256 orient</w:t>
      </w:r>
      <w:r w:rsidR="00172B3A">
        <w:rPr>
          <w:rFonts w:ascii="Times New Roman" w:hAnsi="Times New Roman"/>
          <w:sz w:val="18"/>
          <w:szCs w:val="18"/>
        </w:rPr>
        <w:t>a</w:t>
      </w:r>
      <w:r w:rsidR="00172B3A">
        <w:rPr>
          <w:rFonts w:ascii="Times New Roman" w:hAnsi="Times New Roman"/>
          <w:sz w:val="18"/>
          <w:szCs w:val="18"/>
        </w:rPr>
        <w:t xml:space="preserve">tions) </w:t>
      </w:r>
      <w:r w:rsidR="00680E9A">
        <w:rPr>
          <w:rFonts w:ascii="Times New Roman" w:hAnsi="Times New Roman"/>
          <w:sz w:val="18"/>
          <w:szCs w:val="18"/>
        </w:rPr>
        <w:t xml:space="preserve">was performed </w:t>
      </w:r>
      <w:r w:rsidR="00294E5E">
        <w:rPr>
          <w:rFonts w:ascii="Times New Roman" w:hAnsi="Times New Roman"/>
          <w:sz w:val="18"/>
          <w:szCs w:val="18"/>
        </w:rPr>
        <w:t xml:space="preserve">using default values. </w:t>
      </w:r>
      <w:r w:rsidR="00BB4510">
        <w:rPr>
          <w:rFonts w:ascii="Times New Roman" w:hAnsi="Times New Roman"/>
          <w:sz w:val="18"/>
          <w:szCs w:val="18"/>
        </w:rPr>
        <w:t>First we investigated the accessible interaction space of two chains of the RNA pol</w:t>
      </w:r>
      <w:r w:rsidR="00BB4510">
        <w:rPr>
          <w:rFonts w:ascii="Times New Roman" w:hAnsi="Times New Roman"/>
          <w:sz w:val="18"/>
          <w:szCs w:val="18"/>
        </w:rPr>
        <w:t>y</w:t>
      </w:r>
      <w:r w:rsidR="00BB4510">
        <w:rPr>
          <w:rFonts w:ascii="Times New Roman" w:hAnsi="Times New Roman"/>
          <w:sz w:val="18"/>
          <w:szCs w:val="18"/>
        </w:rPr>
        <w:t>merase II complex of S. cerevisiae (</w:t>
      </w:r>
      <w:r w:rsidR="005934B6">
        <w:rPr>
          <w:rFonts w:ascii="Times New Roman" w:hAnsi="Times New Roman"/>
          <w:sz w:val="18"/>
          <w:szCs w:val="18"/>
        </w:rPr>
        <w:t>1WCM</w:t>
      </w:r>
      <w:r w:rsidR="00BB4510">
        <w:rPr>
          <w:rFonts w:ascii="Times New Roman" w:hAnsi="Times New Roman"/>
          <w:sz w:val="18"/>
          <w:szCs w:val="18"/>
        </w:rPr>
        <w:t>, chain A and E) for which 6 BS3 cross-links were available</w:t>
      </w:r>
      <w:r w:rsidR="00420E99">
        <w:rPr>
          <w:rFonts w:ascii="Times New Roman" w:hAnsi="Times New Roman"/>
          <w:sz w:val="18"/>
          <w:szCs w:val="18"/>
        </w:rPr>
        <w:t xml:space="preserve"> (Chen </w:t>
      </w:r>
      <w:r w:rsidR="00420E99">
        <w:rPr>
          <w:rFonts w:ascii="Times New Roman" w:hAnsi="Times New Roman"/>
          <w:i/>
          <w:sz w:val="18"/>
          <w:szCs w:val="18"/>
        </w:rPr>
        <w:t xml:space="preserve">et al., </w:t>
      </w:r>
      <w:r w:rsidR="00420E99">
        <w:rPr>
          <w:rFonts w:ascii="Times New Roman" w:hAnsi="Times New Roman"/>
          <w:sz w:val="18"/>
          <w:szCs w:val="18"/>
        </w:rPr>
        <w:t>2010</w:t>
      </w:r>
      <w:r w:rsidR="00C90D3D">
        <w:rPr>
          <w:rFonts w:ascii="Times New Roman" w:hAnsi="Times New Roman"/>
          <w:sz w:val="18"/>
          <w:szCs w:val="18"/>
        </w:rPr>
        <w:t>; Kahraman</w:t>
      </w:r>
      <w:r w:rsidR="00C90D3D">
        <w:rPr>
          <w:rFonts w:ascii="Times New Roman" w:hAnsi="Times New Roman"/>
          <w:i/>
          <w:sz w:val="18"/>
          <w:szCs w:val="18"/>
        </w:rPr>
        <w:t xml:space="preserve"> et al.</w:t>
      </w:r>
      <w:r w:rsidR="00C90D3D">
        <w:rPr>
          <w:rFonts w:ascii="Times New Roman" w:hAnsi="Times New Roman"/>
          <w:sz w:val="18"/>
          <w:szCs w:val="18"/>
        </w:rPr>
        <w:t>, 2013</w:t>
      </w:r>
      <w:r w:rsidR="00420E99">
        <w:rPr>
          <w:rFonts w:ascii="Times New Roman" w:hAnsi="Times New Roman"/>
          <w:sz w:val="18"/>
          <w:szCs w:val="18"/>
        </w:rPr>
        <w:t>)</w:t>
      </w:r>
      <w:r w:rsidR="00BB4510">
        <w:rPr>
          <w:rFonts w:ascii="Times New Roman" w:hAnsi="Times New Roman"/>
          <w:sz w:val="18"/>
          <w:szCs w:val="18"/>
        </w:rPr>
        <w:t xml:space="preserve">. The allowed distance was set between 0 and 30Å </w:t>
      </w:r>
      <w:r w:rsidR="00606F1B">
        <w:rPr>
          <w:rFonts w:ascii="Times New Roman" w:hAnsi="Times New Roman"/>
          <w:sz w:val="18"/>
          <w:szCs w:val="18"/>
        </w:rPr>
        <w:t>(C</w:t>
      </w:r>
      <w:r w:rsidR="00606F1B" w:rsidRPr="00606F1B">
        <w:rPr>
          <w:rFonts w:ascii="Times New Roman" w:hAnsi="Times New Roman"/>
          <w:sz w:val="18"/>
          <w:szCs w:val="18"/>
          <w:vertAlign w:val="subscript"/>
        </w:rPr>
        <w:t>β</w:t>
      </w:r>
      <w:r w:rsidR="00606F1B">
        <w:rPr>
          <w:rFonts w:ascii="Times New Roman" w:hAnsi="Times New Roman"/>
          <w:sz w:val="18"/>
          <w:szCs w:val="18"/>
        </w:rPr>
        <w:t xml:space="preserve"> – C</w:t>
      </w:r>
      <w:r w:rsidR="00606F1B" w:rsidRPr="00606F1B">
        <w:rPr>
          <w:rFonts w:ascii="Times New Roman" w:hAnsi="Times New Roman"/>
          <w:sz w:val="18"/>
          <w:szCs w:val="18"/>
          <w:vertAlign w:val="subscript"/>
        </w:rPr>
        <w:t>β</w:t>
      </w:r>
      <w:r w:rsidR="00606F1B">
        <w:rPr>
          <w:rFonts w:ascii="Times New Roman" w:hAnsi="Times New Roman"/>
          <w:sz w:val="18"/>
          <w:szCs w:val="18"/>
        </w:rPr>
        <w:t xml:space="preserve">) </w:t>
      </w:r>
      <w:r w:rsidR="00BB4510">
        <w:rPr>
          <w:rFonts w:ascii="Times New Roman" w:hAnsi="Times New Roman"/>
          <w:sz w:val="18"/>
          <w:szCs w:val="18"/>
        </w:rPr>
        <w:t xml:space="preserve">for every restraint. </w:t>
      </w:r>
      <w:r w:rsidR="00B54212">
        <w:rPr>
          <w:rFonts w:ascii="Times New Roman" w:hAnsi="Times New Roman"/>
          <w:sz w:val="18"/>
          <w:szCs w:val="18"/>
        </w:rPr>
        <w:t xml:space="preserve">Two false-positive restraints were added with a distance </w:t>
      </w:r>
      <w:r w:rsidR="00CE7868">
        <w:rPr>
          <w:rFonts w:ascii="Times New Roman" w:hAnsi="Times New Roman"/>
          <w:sz w:val="18"/>
          <w:szCs w:val="18"/>
        </w:rPr>
        <w:t xml:space="preserve">in the crystal structure </w:t>
      </w:r>
      <w:r w:rsidR="00B54212">
        <w:rPr>
          <w:rFonts w:ascii="Times New Roman" w:hAnsi="Times New Roman"/>
          <w:sz w:val="18"/>
          <w:szCs w:val="18"/>
        </w:rPr>
        <w:t xml:space="preserve">of 35.7 </w:t>
      </w:r>
      <w:r w:rsidR="006B1494">
        <w:rPr>
          <w:rFonts w:ascii="Times New Roman" w:hAnsi="Times New Roman"/>
          <w:sz w:val="18"/>
          <w:szCs w:val="18"/>
        </w:rPr>
        <w:t xml:space="preserve">(FP1) </w:t>
      </w:r>
      <w:r w:rsidR="00B54212">
        <w:rPr>
          <w:rFonts w:ascii="Times New Roman" w:hAnsi="Times New Roman"/>
          <w:sz w:val="18"/>
          <w:szCs w:val="18"/>
        </w:rPr>
        <w:t>and 42.2Å</w:t>
      </w:r>
      <w:r w:rsidR="006B1494">
        <w:rPr>
          <w:rFonts w:ascii="Times New Roman" w:hAnsi="Times New Roman"/>
          <w:sz w:val="18"/>
          <w:szCs w:val="18"/>
        </w:rPr>
        <w:t xml:space="preserve"> (FP2)</w:t>
      </w:r>
      <w:r w:rsidR="00B54212">
        <w:rPr>
          <w:rFonts w:ascii="Times New Roman" w:hAnsi="Times New Roman"/>
          <w:sz w:val="18"/>
          <w:szCs w:val="18"/>
        </w:rPr>
        <w:t xml:space="preserve"> to test whether </w:t>
      </w:r>
      <w:del w:id="12" w:author="Gydo van Zundert" w:date="2015-04-29T22:22:00Z">
        <w:r w:rsidR="00B54212" w:rsidDel="00957BF9">
          <w:rPr>
            <w:rFonts w:ascii="Times New Roman" w:hAnsi="Times New Roman"/>
            <w:sz w:val="18"/>
            <w:szCs w:val="18"/>
          </w:rPr>
          <w:delText>these</w:delText>
        </w:r>
        <w:r w:rsidR="00F07041" w:rsidDel="00957BF9">
          <w:rPr>
            <w:rFonts w:ascii="Times New Roman" w:hAnsi="Times New Roman"/>
            <w:sz w:val="18"/>
            <w:szCs w:val="18"/>
          </w:rPr>
          <w:delText xml:space="preserve"> violating restraints</w:delText>
        </w:r>
      </w:del>
      <w:ins w:id="13" w:author="Gydo van Zundert" w:date="2015-04-29T22:22:00Z">
        <w:r w:rsidR="00957BF9">
          <w:rPr>
            <w:rFonts w:ascii="Times New Roman" w:hAnsi="Times New Roman"/>
            <w:sz w:val="18"/>
            <w:szCs w:val="18"/>
          </w:rPr>
          <w:t>they</w:t>
        </w:r>
      </w:ins>
      <w:r w:rsidR="00B54212">
        <w:rPr>
          <w:rFonts w:ascii="Times New Roman" w:hAnsi="Times New Roman"/>
          <w:sz w:val="18"/>
          <w:szCs w:val="18"/>
        </w:rPr>
        <w:t xml:space="preserve"> could be </w:t>
      </w:r>
      <w:r w:rsidR="00F07041">
        <w:rPr>
          <w:rFonts w:ascii="Times New Roman" w:hAnsi="Times New Roman"/>
          <w:sz w:val="18"/>
          <w:szCs w:val="18"/>
        </w:rPr>
        <w:t>identified</w:t>
      </w:r>
      <w:r w:rsidR="00B54212">
        <w:rPr>
          <w:rFonts w:ascii="Times New Roman" w:hAnsi="Times New Roman"/>
          <w:sz w:val="18"/>
          <w:szCs w:val="18"/>
        </w:rPr>
        <w:t xml:space="preserve">. </w:t>
      </w:r>
      <w:r w:rsidR="00294E5E" w:rsidRPr="00B54212">
        <w:rPr>
          <w:rFonts w:ascii="Times New Roman" w:hAnsi="Times New Roman"/>
          <w:sz w:val="18"/>
          <w:szCs w:val="18"/>
        </w:rPr>
        <w:t>Applying</w:t>
      </w:r>
      <w:r w:rsidR="00294E5E">
        <w:rPr>
          <w:rFonts w:ascii="Times New Roman" w:hAnsi="Times New Roman"/>
          <w:sz w:val="18"/>
          <w:szCs w:val="18"/>
        </w:rPr>
        <w:t xml:space="preserve"> </w:t>
      </w:r>
      <w:r w:rsidR="00294E5E">
        <w:rPr>
          <w:rFonts w:ascii="Times New Roman" w:hAnsi="Times New Roman"/>
          <w:i/>
          <w:sz w:val="18"/>
          <w:szCs w:val="18"/>
        </w:rPr>
        <w:t>disvis</w:t>
      </w:r>
      <w:r w:rsidR="00294E5E">
        <w:rPr>
          <w:rFonts w:ascii="Times New Roman" w:hAnsi="Times New Roman"/>
          <w:sz w:val="18"/>
          <w:szCs w:val="18"/>
        </w:rPr>
        <w:t xml:space="preserve"> shows that </w:t>
      </w:r>
      <w:r w:rsidR="00B54212">
        <w:rPr>
          <w:rFonts w:ascii="Times New Roman" w:hAnsi="Times New Roman"/>
          <w:sz w:val="18"/>
          <w:szCs w:val="18"/>
        </w:rPr>
        <w:t>no</w:t>
      </w:r>
      <w:r w:rsidR="00F70EAC">
        <w:rPr>
          <w:rFonts w:ascii="Times New Roman" w:hAnsi="Times New Roman"/>
          <w:sz w:val="18"/>
          <w:szCs w:val="18"/>
        </w:rPr>
        <w:t>ne of the 18.9</w:t>
      </w:r>
      <m:oMath>
        <m:r>
          <w:rPr>
            <w:rFonts w:ascii="Cambria Math" w:hAnsi="Cambria Math"/>
            <w:sz w:val="18"/>
            <w:szCs w:val="18"/>
          </w:rPr>
          <m:t>×</m:t>
        </m:r>
      </m:oMath>
      <w:r w:rsidR="00F70EAC">
        <w:rPr>
          <w:rFonts w:ascii="Times New Roman" w:hAnsi="Times New Roman"/>
          <w:sz w:val="18"/>
          <w:szCs w:val="18"/>
        </w:rPr>
        <w:t>10</w:t>
      </w:r>
      <w:r w:rsidR="00F70EAC" w:rsidRPr="00F70EAC">
        <w:rPr>
          <w:rFonts w:ascii="Times New Roman" w:hAnsi="Times New Roman"/>
          <w:sz w:val="18"/>
          <w:szCs w:val="18"/>
          <w:vertAlign w:val="superscript"/>
        </w:rPr>
        <w:t>9</w:t>
      </w:r>
      <w:r w:rsidR="00B54212">
        <w:rPr>
          <w:rFonts w:ascii="Times New Roman" w:hAnsi="Times New Roman"/>
          <w:sz w:val="18"/>
          <w:szCs w:val="18"/>
        </w:rPr>
        <w:t xml:space="preserve"> complexes </w:t>
      </w:r>
      <w:r w:rsidR="00F70EAC">
        <w:rPr>
          <w:rFonts w:ascii="Times New Roman" w:hAnsi="Times New Roman"/>
          <w:sz w:val="18"/>
          <w:szCs w:val="18"/>
        </w:rPr>
        <w:t xml:space="preserve">sampled </w:t>
      </w:r>
      <w:r w:rsidR="00B54212">
        <w:rPr>
          <w:rFonts w:ascii="Times New Roman" w:hAnsi="Times New Roman"/>
          <w:sz w:val="18"/>
          <w:szCs w:val="18"/>
        </w:rPr>
        <w:t>are consistent with all 8 restraints</w:t>
      </w:r>
      <w:r w:rsidR="00F70EAC">
        <w:rPr>
          <w:rFonts w:ascii="Times New Roman" w:hAnsi="Times New Roman"/>
          <w:sz w:val="18"/>
          <w:szCs w:val="18"/>
        </w:rPr>
        <w:t>,</w:t>
      </w:r>
      <w:r w:rsidR="00B54212">
        <w:rPr>
          <w:rFonts w:ascii="Times New Roman" w:hAnsi="Times New Roman"/>
          <w:sz w:val="18"/>
          <w:szCs w:val="18"/>
        </w:rPr>
        <w:t xml:space="preserve"> </w:t>
      </w:r>
      <w:r w:rsidR="00F70EAC">
        <w:rPr>
          <w:rFonts w:ascii="Times New Roman" w:hAnsi="Times New Roman"/>
          <w:sz w:val="18"/>
          <w:szCs w:val="18"/>
        </w:rPr>
        <w:t>though a small number are co</w:t>
      </w:r>
      <w:r w:rsidR="00F70EAC">
        <w:rPr>
          <w:rFonts w:ascii="Times New Roman" w:hAnsi="Times New Roman"/>
          <w:sz w:val="18"/>
          <w:szCs w:val="18"/>
        </w:rPr>
        <w:t>n</w:t>
      </w:r>
      <w:r w:rsidR="00F70EAC">
        <w:rPr>
          <w:rFonts w:ascii="Times New Roman" w:hAnsi="Times New Roman"/>
          <w:sz w:val="18"/>
          <w:szCs w:val="18"/>
        </w:rPr>
        <w:t>forming to 7 cross-links</w:t>
      </w:r>
      <w:r w:rsidR="006B1494">
        <w:rPr>
          <w:rFonts w:ascii="Times New Roman" w:hAnsi="Times New Roman"/>
          <w:sz w:val="18"/>
          <w:szCs w:val="18"/>
        </w:rPr>
        <w:t xml:space="preserve"> (9716 complexes)</w:t>
      </w:r>
      <w:r w:rsidR="00F70EAC">
        <w:rPr>
          <w:rFonts w:ascii="Times New Roman" w:hAnsi="Times New Roman"/>
          <w:sz w:val="18"/>
          <w:szCs w:val="18"/>
        </w:rPr>
        <w:t>. For the</w:t>
      </w:r>
      <w:r w:rsidR="00F07041">
        <w:rPr>
          <w:rFonts w:ascii="Times New Roman" w:hAnsi="Times New Roman"/>
          <w:sz w:val="18"/>
          <w:szCs w:val="18"/>
        </w:rPr>
        <w:t xml:space="preserve"> latter</w:t>
      </w:r>
      <w:r w:rsidR="00F70EAC">
        <w:rPr>
          <w:rFonts w:ascii="Times New Roman" w:hAnsi="Times New Roman"/>
          <w:sz w:val="18"/>
          <w:szCs w:val="18"/>
        </w:rPr>
        <w:t xml:space="preserve">, only restraint </w:t>
      </w:r>
      <w:r w:rsidR="00CE7868">
        <w:rPr>
          <w:rFonts w:ascii="Times New Roman" w:hAnsi="Times New Roman"/>
          <w:sz w:val="18"/>
          <w:szCs w:val="18"/>
        </w:rPr>
        <w:t xml:space="preserve">FP2 is </w:t>
      </w:r>
      <w:r w:rsidR="00F70EAC">
        <w:rPr>
          <w:rFonts w:ascii="Times New Roman" w:hAnsi="Times New Roman"/>
          <w:sz w:val="18"/>
          <w:szCs w:val="18"/>
        </w:rPr>
        <w:t>violated. The accessible interaction space co</w:t>
      </w:r>
      <w:r w:rsidR="00F70EAC">
        <w:rPr>
          <w:rFonts w:ascii="Times New Roman" w:hAnsi="Times New Roman"/>
          <w:sz w:val="18"/>
          <w:szCs w:val="18"/>
        </w:rPr>
        <w:t>n</w:t>
      </w:r>
      <w:r w:rsidR="00F70EAC">
        <w:rPr>
          <w:rFonts w:ascii="Times New Roman" w:hAnsi="Times New Roman"/>
          <w:sz w:val="18"/>
          <w:szCs w:val="18"/>
        </w:rPr>
        <w:t>sistent with</w:t>
      </w:r>
      <w:r w:rsidR="006B1494">
        <w:rPr>
          <w:rFonts w:ascii="Times New Roman" w:hAnsi="Times New Roman"/>
          <w:sz w:val="18"/>
          <w:szCs w:val="18"/>
        </w:rPr>
        <w:t xml:space="preserve"> at least</w:t>
      </w:r>
      <w:r w:rsidR="00F70EAC">
        <w:rPr>
          <w:rFonts w:ascii="Times New Roman" w:hAnsi="Times New Roman"/>
          <w:sz w:val="18"/>
          <w:szCs w:val="18"/>
        </w:rPr>
        <w:t xml:space="preserve"> 6 restraints is less than 0.03% of the full inte</w:t>
      </w:r>
      <w:r w:rsidR="00F70EAC">
        <w:rPr>
          <w:rFonts w:ascii="Times New Roman" w:hAnsi="Times New Roman"/>
          <w:sz w:val="18"/>
          <w:szCs w:val="18"/>
        </w:rPr>
        <w:t>r</w:t>
      </w:r>
      <w:r w:rsidR="00F70EAC">
        <w:rPr>
          <w:rFonts w:ascii="Times New Roman" w:hAnsi="Times New Roman"/>
          <w:sz w:val="18"/>
          <w:szCs w:val="18"/>
        </w:rPr>
        <w:t>action space</w:t>
      </w:r>
      <w:r w:rsidR="00F07041">
        <w:rPr>
          <w:rFonts w:ascii="Times New Roman" w:hAnsi="Times New Roman"/>
          <w:sz w:val="18"/>
          <w:szCs w:val="18"/>
        </w:rPr>
        <w:t xml:space="preserve"> (</w:t>
      </w:r>
      <w:r w:rsidR="00F70EAC">
        <w:rPr>
          <w:rFonts w:ascii="Times New Roman" w:hAnsi="Times New Roman"/>
          <w:sz w:val="18"/>
          <w:szCs w:val="18"/>
        </w:rPr>
        <w:t>Figure 1</w:t>
      </w:r>
      <w:r w:rsidR="00F07041">
        <w:rPr>
          <w:rFonts w:ascii="Times New Roman" w:hAnsi="Times New Roman"/>
          <w:sz w:val="18"/>
          <w:szCs w:val="18"/>
        </w:rPr>
        <w:t>)</w:t>
      </w:r>
      <w:r w:rsidR="00F70EAC">
        <w:rPr>
          <w:rFonts w:ascii="Times New Roman" w:hAnsi="Times New Roman"/>
          <w:sz w:val="18"/>
          <w:szCs w:val="18"/>
        </w:rPr>
        <w:t xml:space="preserve">. The density </w:t>
      </w:r>
      <w:r w:rsidR="006B1494">
        <w:rPr>
          <w:rFonts w:ascii="Times New Roman" w:hAnsi="Times New Roman"/>
          <w:sz w:val="18"/>
          <w:szCs w:val="18"/>
        </w:rPr>
        <w:t xml:space="preserve">clearly </w:t>
      </w:r>
      <w:r w:rsidR="00F70EAC">
        <w:rPr>
          <w:rFonts w:ascii="Times New Roman" w:hAnsi="Times New Roman"/>
          <w:sz w:val="18"/>
          <w:szCs w:val="18"/>
        </w:rPr>
        <w:t>indicat</w:t>
      </w:r>
      <w:r w:rsidR="00F07041">
        <w:rPr>
          <w:rFonts w:ascii="Times New Roman" w:hAnsi="Times New Roman"/>
          <w:sz w:val="18"/>
          <w:szCs w:val="18"/>
        </w:rPr>
        <w:t xml:space="preserve">es </w:t>
      </w:r>
      <w:r w:rsidR="00F70EAC">
        <w:rPr>
          <w:rFonts w:ascii="Times New Roman" w:hAnsi="Times New Roman"/>
          <w:sz w:val="18"/>
          <w:szCs w:val="18"/>
        </w:rPr>
        <w:t xml:space="preserve">the position of the E-chain. Interestingly, </w:t>
      </w:r>
      <w:r w:rsidR="006B1494">
        <w:rPr>
          <w:rFonts w:ascii="Times New Roman" w:hAnsi="Times New Roman"/>
          <w:sz w:val="18"/>
          <w:szCs w:val="18"/>
        </w:rPr>
        <w:t>both false-positive restraints are vi</w:t>
      </w:r>
      <w:r w:rsidR="006B1494">
        <w:rPr>
          <w:rFonts w:ascii="Times New Roman" w:hAnsi="Times New Roman"/>
          <w:sz w:val="18"/>
          <w:szCs w:val="18"/>
        </w:rPr>
        <w:t>o</w:t>
      </w:r>
      <w:r w:rsidR="006B1494">
        <w:rPr>
          <w:rFonts w:ascii="Times New Roman" w:hAnsi="Times New Roman"/>
          <w:sz w:val="18"/>
          <w:szCs w:val="18"/>
        </w:rPr>
        <w:t xml:space="preserve">lated </w:t>
      </w:r>
      <w:r w:rsidR="00F70EAC">
        <w:rPr>
          <w:rFonts w:ascii="Times New Roman" w:hAnsi="Times New Roman"/>
          <w:sz w:val="18"/>
          <w:szCs w:val="18"/>
        </w:rPr>
        <w:t xml:space="preserve">in </w:t>
      </w:r>
      <w:r w:rsidR="00AF7EB6">
        <w:rPr>
          <w:rFonts w:ascii="Times New Roman" w:hAnsi="Times New Roman"/>
          <w:sz w:val="18"/>
          <w:szCs w:val="18"/>
        </w:rPr>
        <w:t>100</w:t>
      </w:r>
      <w:r w:rsidR="00F70EAC">
        <w:rPr>
          <w:rFonts w:ascii="Times New Roman" w:hAnsi="Times New Roman"/>
          <w:sz w:val="18"/>
          <w:szCs w:val="18"/>
        </w:rPr>
        <w:t xml:space="preserve">% of the complexes consistent with </w:t>
      </w:r>
      <w:r w:rsidR="0019546B">
        <w:rPr>
          <w:rFonts w:ascii="Times New Roman" w:hAnsi="Times New Roman"/>
          <w:sz w:val="18"/>
          <w:szCs w:val="18"/>
        </w:rPr>
        <w:t xml:space="preserve">at least </w:t>
      </w:r>
      <w:r w:rsidR="00F70EAC">
        <w:rPr>
          <w:rFonts w:ascii="Times New Roman" w:hAnsi="Times New Roman"/>
          <w:sz w:val="18"/>
          <w:szCs w:val="18"/>
        </w:rPr>
        <w:t>6 restraints</w:t>
      </w:r>
      <w:r w:rsidR="006B1494">
        <w:rPr>
          <w:rFonts w:ascii="Times New Roman" w:hAnsi="Times New Roman"/>
          <w:sz w:val="18"/>
          <w:szCs w:val="18"/>
        </w:rPr>
        <w:t>;</w:t>
      </w:r>
      <w:r w:rsidR="00F70EAC">
        <w:rPr>
          <w:rFonts w:ascii="Times New Roman" w:hAnsi="Times New Roman"/>
          <w:sz w:val="18"/>
          <w:szCs w:val="18"/>
        </w:rPr>
        <w:t xml:space="preserve"> </w:t>
      </w:r>
      <w:r w:rsidR="006B1494">
        <w:rPr>
          <w:rFonts w:ascii="Times New Roman" w:hAnsi="Times New Roman"/>
          <w:sz w:val="18"/>
          <w:szCs w:val="18"/>
        </w:rPr>
        <w:t xml:space="preserve">in contrast, </w:t>
      </w:r>
      <w:r w:rsidR="00F70EAC">
        <w:rPr>
          <w:rFonts w:ascii="Times New Roman" w:hAnsi="Times New Roman"/>
          <w:sz w:val="18"/>
          <w:szCs w:val="18"/>
        </w:rPr>
        <w:t xml:space="preserve">the highest violation percentage </w:t>
      </w:r>
      <w:r w:rsidR="006B1494">
        <w:rPr>
          <w:rFonts w:ascii="Times New Roman" w:hAnsi="Times New Roman"/>
          <w:sz w:val="18"/>
          <w:szCs w:val="18"/>
        </w:rPr>
        <w:t>of</w:t>
      </w:r>
      <w:r w:rsidR="00F70EAC">
        <w:rPr>
          <w:rFonts w:ascii="Times New Roman" w:hAnsi="Times New Roman"/>
          <w:sz w:val="18"/>
          <w:szCs w:val="18"/>
        </w:rPr>
        <w:t xml:space="preserve"> </w:t>
      </w:r>
      <w:r w:rsidR="006B1494">
        <w:rPr>
          <w:rFonts w:ascii="Times New Roman" w:hAnsi="Times New Roman"/>
          <w:sz w:val="18"/>
          <w:szCs w:val="18"/>
        </w:rPr>
        <w:t xml:space="preserve">a </w:t>
      </w:r>
      <w:r w:rsidR="00F70EAC">
        <w:rPr>
          <w:rFonts w:ascii="Times New Roman" w:hAnsi="Times New Roman"/>
          <w:sz w:val="18"/>
          <w:szCs w:val="18"/>
        </w:rPr>
        <w:t xml:space="preserve">correct cross-link is only </w:t>
      </w:r>
      <w:r w:rsidR="006B1494">
        <w:rPr>
          <w:rFonts w:ascii="Times New Roman" w:hAnsi="Times New Roman"/>
          <w:sz w:val="18"/>
          <w:szCs w:val="18"/>
        </w:rPr>
        <w:t>0.</w:t>
      </w:r>
      <w:r w:rsidR="00AF7EB6">
        <w:rPr>
          <w:rFonts w:ascii="Times New Roman" w:hAnsi="Times New Roman"/>
          <w:sz w:val="18"/>
          <w:szCs w:val="18"/>
        </w:rPr>
        <w:t>1</w:t>
      </w:r>
      <w:r w:rsidR="00F70EAC">
        <w:rPr>
          <w:rFonts w:ascii="Times New Roman" w:hAnsi="Times New Roman"/>
          <w:sz w:val="18"/>
          <w:szCs w:val="18"/>
        </w:rPr>
        <w:t>%. Thus</w:t>
      </w:r>
      <w:r w:rsidR="00401422">
        <w:rPr>
          <w:rFonts w:ascii="Times New Roman" w:hAnsi="Times New Roman"/>
          <w:sz w:val="18"/>
          <w:szCs w:val="18"/>
        </w:rPr>
        <w:t>,</w:t>
      </w:r>
      <w:r w:rsidR="00F70EAC">
        <w:rPr>
          <w:rFonts w:ascii="Times New Roman" w:hAnsi="Times New Roman"/>
          <w:sz w:val="18"/>
          <w:szCs w:val="18"/>
        </w:rPr>
        <w:t xml:space="preserve"> </w:t>
      </w:r>
      <w:r w:rsidR="004D243F">
        <w:rPr>
          <w:rFonts w:ascii="Times New Roman" w:hAnsi="Times New Roman"/>
          <w:sz w:val="18"/>
          <w:szCs w:val="18"/>
        </w:rPr>
        <w:t xml:space="preserve">a </w:t>
      </w:r>
      <w:r w:rsidR="00F70EAC">
        <w:rPr>
          <w:rFonts w:ascii="Times New Roman" w:hAnsi="Times New Roman"/>
          <w:sz w:val="18"/>
          <w:szCs w:val="18"/>
        </w:rPr>
        <w:t xml:space="preserve">high-violation percentage </w:t>
      </w:r>
      <w:r w:rsidR="00CE7868">
        <w:rPr>
          <w:rFonts w:ascii="Times New Roman" w:hAnsi="Times New Roman"/>
          <w:sz w:val="18"/>
          <w:szCs w:val="18"/>
        </w:rPr>
        <w:t>is</w:t>
      </w:r>
      <w:r w:rsidR="00F70EAC">
        <w:rPr>
          <w:rFonts w:ascii="Times New Roman" w:hAnsi="Times New Roman"/>
          <w:sz w:val="18"/>
          <w:szCs w:val="18"/>
        </w:rPr>
        <w:t xml:space="preserve"> </w:t>
      </w:r>
      <w:r w:rsidR="004D243F">
        <w:rPr>
          <w:rFonts w:ascii="Times New Roman" w:hAnsi="Times New Roman"/>
          <w:sz w:val="18"/>
          <w:szCs w:val="18"/>
        </w:rPr>
        <w:t>an indication</w:t>
      </w:r>
      <w:r w:rsidR="00F70EAC">
        <w:rPr>
          <w:rFonts w:ascii="Times New Roman" w:hAnsi="Times New Roman"/>
          <w:sz w:val="18"/>
          <w:szCs w:val="18"/>
        </w:rPr>
        <w:t xml:space="preserve"> </w:t>
      </w:r>
      <w:r w:rsidR="004D243F">
        <w:rPr>
          <w:rFonts w:ascii="Times New Roman" w:hAnsi="Times New Roman"/>
          <w:sz w:val="18"/>
          <w:szCs w:val="18"/>
        </w:rPr>
        <w:t>of</w:t>
      </w:r>
      <w:r w:rsidR="00F70EAC">
        <w:rPr>
          <w:rFonts w:ascii="Times New Roman" w:hAnsi="Times New Roman"/>
          <w:sz w:val="18"/>
          <w:szCs w:val="18"/>
        </w:rPr>
        <w:t xml:space="preserve"> a false-positive</w:t>
      </w:r>
      <w:r w:rsidR="004D243F">
        <w:rPr>
          <w:rFonts w:ascii="Times New Roman" w:hAnsi="Times New Roman"/>
          <w:sz w:val="18"/>
          <w:szCs w:val="18"/>
        </w:rPr>
        <w:t xml:space="preserve"> restraint</w:t>
      </w:r>
      <w:r w:rsidR="00F70EAC">
        <w:rPr>
          <w:rFonts w:ascii="Times New Roman" w:hAnsi="Times New Roman"/>
          <w:sz w:val="18"/>
          <w:szCs w:val="18"/>
        </w:rPr>
        <w:t xml:space="preserve">. </w:t>
      </w:r>
    </w:p>
    <w:p w14:paraId="181A30F4" w14:textId="2676A2A5" w:rsidR="00424C14" w:rsidRDefault="007F6278" w:rsidP="00E35C07">
      <w:pPr>
        <w:jc w:val="both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706505A" wp14:editId="50147205">
                <wp:simplePos x="0" y="0"/>
                <wp:positionH relativeFrom="column">
                  <wp:posOffset>-635</wp:posOffset>
                </wp:positionH>
                <wp:positionV relativeFrom="paragraph">
                  <wp:posOffset>-5880735</wp:posOffset>
                </wp:positionV>
                <wp:extent cx="3107055" cy="2458085"/>
                <wp:effectExtent l="0" t="0" r="17145" b="5715"/>
                <wp:wrapSquare wrapText="bothSides"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7055" cy="2458085"/>
                          <a:chOff x="0" y="-37205"/>
                          <a:chExt cx="3109083" cy="2470338"/>
                        </a:xfrm>
                      </wpg:grpSpPr>
                      <wps:wsp>
                        <wps:cNvPr id="7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10283" y="1518733"/>
                            <a:ext cx="3098800" cy="9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1A32F6" w14:textId="438D2044" w:rsidR="00957BF9" w:rsidRPr="00952567" w:rsidRDefault="00957BF9" w:rsidP="006B7CF9">
                              <w:pPr>
                                <w:pStyle w:val="Caption"/>
                                <w:spacing w:before="60"/>
                                <w:jc w:val="both"/>
                                <w:rPr>
                                  <w:rFonts w:ascii="Times New Roman" w:hAnsi="Times New Roman"/>
                                  <w:noProof/>
                                  <w:sz w:val="16"/>
                                  <w:szCs w:val="16"/>
                                </w:rPr>
                              </w:pPr>
                              <w:r w:rsidRPr="00952567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 xml:space="preserve">Fig. </w:t>
                              </w:r>
                              <w:r w:rsidRPr="00952567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952567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instrText xml:space="preserve"> SEQ Figure \* ARABIC </w:instrText>
                              </w:r>
                              <w:r w:rsidRPr="00952567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noProof/>
                                  <w:sz w:val="16"/>
                                  <w:szCs w:val="16"/>
                                </w:rPr>
                                <w:t>1</w:t>
                              </w:r>
                              <w:r w:rsidRPr="00952567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  <w:r w:rsidRPr="00952567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 xml:space="preserve">. (A) </w:t>
                              </w:r>
                              <w:r w:rsidRPr="007F6278">
                                <w:rPr>
                                  <w:rFonts w:ascii="Times New Roman" w:hAnsi="Times New Roman"/>
                                  <w:b w:val="0"/>
                                  <w:sz w:val="16"/>
                                  <w:szCs w:val="16"/>
                                </w:rPr>
                                <w:t>T</w:t>
                              </w:r>
                              <w:r w:rsidRPr="00F04D06">
                                <w:rPr>
                                  <w:rFonts w:ascii="Times New Roman" w:hAnsi="Times New Roman"/>
                                  <w:b w:val="0"/>
                                  <w:bCs w:val="0"/>
                                  <w:sz w:val="16"/>
                                  <w:szCs w:val="16"/>
                                </w:rPr>
                                <w:t xml:space="preserve">he </w:t>
                              </w:r>
                              <w:r w:rsidRPr="00F04D06">
                                <w:rPr>
                                  <w:rFonts w:ascii="Times New Roman" w:hAnsi="Times New Roman"/>
                                  <w:b w:val="0"/>
                                  <w:sz w:val="16"/>
                                  <w:szCs w:val="16"/>
                                </w:rPr>
                                <w:t xml:space="preserve">large subunit </w:t>
                              </w:r>
                              <w:r>
                                <w:rPr>
                                  <w:rFonts w:ascii="Times New Roman" w:hAnsi="Times New Roman"/>
                                  <w:b w:val="0"/>
                                  <w:sz w:val="16"/>
                                  <w:szCs w:val="16"/>
                                </w:rPr>
                                <w:t xml:space="preserve">(purple) </w:t>
                              </w:r>
                              <w:r w:rsidRPr="00F04D06">
                                <w:rPr>
                                  <w:rFonts w:ascii="Times New Roman" w:hAnsi="Times New Roman"/>
                                  <w:b w:val="0"/>
                                  <w:sz w:val="16"/>
                                  <w:szCs w:val="16"/>
                                </w:rPr>
                                <w:t xml:space="preserve">and the 27kDa polypeptide </w:t>
                              </w:r>
                              <w:r>
                                <w:rPr>
                                  <w:rFonts w:ascii="Times New Roman" w:hAnsi="Times New Roman"/>
                                  <w:b w:val="0"/>
                                  <w:sz w:val="16"/>
                                  <w:szCs w:val="16"/>
                                </w:rPr>
                                <w:t xml:space="preserve">(yellow) </w:t>
                              </w:r>
                              <w:r w:rsidRPr="00F04D06">
                                <w:rPr>
                                  <w:rFonts w:ascii="Times New Roman" w:hAnsi="Times New Roman"/>
                                  <w:b w:val="0"/>
                                  <w:sz w:val="16"/>
                                  <w:szCs w:val="16"/>
                                </w:rPr>
                                <w:t>of the RNA polymerase II complex</w:t>
                              </w:r>
                              <w:r>
                                <w:rPr>
                                  <w:rFonts w:ascii="Times New Roman" w:hAnsi="Times New Roman"/>
                                  <w:b w:val="0"/>
                                  <w:sz w:val="16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bCs w:val="0"/>
                                </w:rPr>
                                <w:t xml:space="preserve"> </w:t>
                              </w:r>
                              <w:r w:rsidRPr="00952567">
                                <w:rPr>
                                  <w:rFonts w:ascii="Times New Roman" w:hAnsi="Times New Roman"/>
                                  <w:b w:val="0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B6338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B</w:t>
                              </w:r>
                              <w:r w:rsidRPr="00952567">
                                <w:rPr>
                                  <w:rFonts w:ascii="Times New Roman" w:hAnsi="Times New Roman"/>
                                  <w:b w:val="0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>
                                <w:rPr>
                                  <w:rFonts w:ascii="Times New Roman" w:hAnsi="Times New Roman"/>
                                  <w:b w:val="0"/>
                                  <w:sz w:val="16"/>
                                  <w:szCs w:val="16"/>
                                </w:rPr>
                                <w:t xml:space="preserve">The large subunit and the </w:t>
                              </w:r>
                              <w:r w:rsidRPr="00952567">
                                <w:rPr>
                                  <w:rFonts w:ascii="Times New Roman" w:hAnsi="Times New Roman"/>
                                  <w:b w:val="0"/>
                                  <w:sz w:val="16"/>
                                  <w:szCs w:val="16"/>
                                </w:rPr>
                                <w:t xml:space="preserve">reduced accessible </w:t>
                              </w:r>
                              <w:r>
                                <w:rPr>
                                  <w:rFonts w:ascii="Times New Roman" w:hAnsi="Times New Roman"/>
                                  <w:b w:val="0"/>
                                  <w:sz w:val="16"/>
                                  <w:szCs w:val="16"/>
                                </w:rPr>
                                <w:t xml:space="preserve">interaction space of the 27kDa polypeptide consistent with at least 6 cross-links in grey.  The smooth yellow sphere represents the center of mass of the polypeptide.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37205"/>
                            <a:ext cx="3088005" cy="1607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left:0;text-align:left;margin-left:0;margin-top:-463pt;width:244.65pt;height:193.55pt;z-index:251660288;mso-width-relative:margin;mso-height-relative:margin" coordorigin=",-37205" coordsize="3109083,247033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"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10" o:spid="_x0000_s1027" type="#_x0000_t202" style="position:absolute;left:10283;top:1518733;width:3098800;height:9144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+TTDwwAA&#10;ANoAAAAPAAAAZHJzL2Rvd25yZXYueG1sRI9Ba8JAFITvBf/D8oTe6kYPto2uIqIgFMQYDx6f2Wey&#10;mH0bs6vGf98VCj0OM/MNM513thZ3ar1xrGA4SEAQF04bLhUc8vXHFwgfkDXWjknBkzzMZ723Kaba&#10;PTij+z6UIkLYp6igCqFJpfRFRRb9wDXE0Tu71mKIsi2lbvER4baWoyQZS4uG40KFDS0rKi77m1Ww&#10;OHK2MtftaZedM5Pn3wn/jC9Kvfe7xQREoC78h//aG63gE15X4g2Qs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I+TTDwwAAANoAAAAPAAAAAAAAAAAAAAAAAJcCAABkcnMvZG93&#10;bnJldi54bWxQSwUGAAAAAAQABAD1AAAAhwMAAAAA&#10;" filled="f" stroked="f">
                  <v:textbox inset="0,0,0,0">
                    <w:txbxContent>
                      <w:p w14:paraId="631A32F6" w14:textId="438D2044" w:rsidR="00957BF9" w:rsidRPr="00952567" w:rsidRDefault="00957BF9" w:rsidP="006B7CF9">
                        <w:pPr>
                          <w:pStyle w:val="Caption"/>
                          <w:spacing w:before="60"/>
                          <w:jc w:val="both"/>
                          <w:rPr>
                            <w:rFonts w:ascii="Times New Roman" w:hAnsi="Times New Roman"/>
                            <w:noProof/>
                            <w:sz w:val="16"/>
                            <w:szCs w:val="16"/>
                          </w:rPr>
                        </w:pPr>
                        <w:r w:rsidRPr="00952567"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  <w:t xml:space="preserve">Fig. </w:t>
                        </w:r>
                        <w:r w:rsidRPr="00952567"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  <w:fldChar w:fldCharType="begin"/>
                        </w:r>
                        <w:r w:rsidRPr="00952567"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  <w:instrText xml:space="preserve"> SEQ Figure \* ARABIC </w:instrText>
                        </w:r>
                        <w:r w:rsidRPr="00952567"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noProof/>
                            <w:sz w:val="16"/>
                            <w:szCs w:val="16"/>
                          </w:rPr>
                          <w:t>1</w:t>
                        </w:r>
                        <w:r w:rsidRPr="00952567"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  <w:fldChar w:fldCharType="end"/>
                        </w:r>
                        <w:r w:rsidRPr="00952567"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  <w:t xml:space="preserve">. (A) </w:t>
                        </w:r>
                        <w:r w:rsidRPr="007F6278">
                          <w:rPr>
                            <w:rFonts w:ascii="Times New Roman" w:hAnsi="Times New Roman"/>
                            <w:b w:val="0"/>
                            <w:sz w:val="16"/>
                            <w:szCs w:val="16"/>
                          </w:rPr>
                          <w:t>T</w:t>
                        </w:r>
                        <w:r w:rsidRPr="00F04D06">
                          <w:rPr>
                            <w:rFonts w:ascii="Times New Roman" w:hAnsi="Times New Roman"/>
                            <w:b w:val="0"/>
                            <w:bCs w:val="0"/>
                            <w:sz w:val="16"/>
                            <w:szCs w:val="16"/>
                          </w:rPr>
                          <w:t xml:space="preserve">he </w:t>
                        </w:r>
                        <w:r w:rsidRPr="00F04D06">
                          <w:rPr>
                            <w:rFonts w:ascii="Times New Roman" w:hAnsi="Times New Roman"/>
                            <w:b w:val="0"/>
                            <w:sz w:val="16"/>
                            <w:szCs w:val="16"/>
                          </w:rPr>
                          <w:t xml:space="preserve">large subunit </w:t>
                        </w:r>
                        <w:r>
                          <w:rPr>
                            <w:rFonts w:ascii="Times New Roman" w:hAnsi="Times New Roman"/>
                            <w:b w:val="0"/>
                            <w:sz w:val="16"/>
                            <w:szCs w:val="16"/>
                          </w:rPr>
                          <w:t xml:space="preserve">(purple) </w:t>
                        </w:r>
                        <w:r w:rsidRPr="00F04D06">
                          <w:rPr>
                            <w:rFonts w:ascii="Times New Roman" w:hAnsi="Times New Roman"/>
                            <w:b w:val="0"/>
                            <w:sz w:val="16"/>
                            <w:szCs w:val="16"/>
                          </w:rPr>
                          <w:t xml:space="preserve">and the 27kDa polypeptide </w:t>
                        </w:r>
                        <w:r>
                          <w:rPr>
                            <w:rFonts w:ascii="Times New Roman" w:hAnsi="Times New Roman"/>
                            <w:b w:val="0"/>
                            <w:sz w:val="16"/>
                            <w:szCs w:val="16"/>
                          </w:rPr>
                          <w:t xml:space="preserve">(yellow) </w:t>
                        </w:r>
                        <w:r w:rsidRPr="00F04D06">
                          <w:rPr>
                            <w:rFonts w:ascii="Times New Roman" w:hAnsi="Times New Roman"/>
                            <w:b w:val="0"/>
                            <w:sz w:val="16"/>
                            <w:szCs w:val="16"/>
                          </w:rPr>
                          <w:t>of the RNA polymerase II complex</w:t>
                        </w:r>
                        <w:r>
                          <w:rPr>
                            <w:rFonts w:ascii="Times New Roman" w:hAnsi="Times New Roman"/>
                            <w:b w:val="0"/>
                            <w:sz w:val="16"/>
                            <w:szCs w:val="16"/>
                          </w:rPr>
                          <w:t>.</w:t>
                        </w:r>
                        <w:r>
                          <w:rPr>
                            <w:bCs w:val="0"/>
                          </w:rPr>
                          <w:t xml:space="preserve"> </w:t>
                        </w:r>
                        <w:r w:rsidRPr="00952567">
                          <w:rPr>
                            <w:rFonts w:ascii="Times New Roman" w:hAnsi="Times New Roman"/>
                            <w:b w:val="0"/>
                            <w:sz w:val="16"/>
                            <w:szCs w:val="16"/>
                          </w:rPr>
                          <w:t>(</w:t>
                        </w:r>
                        <w:r w:rsidRPr="00B6338C">
                          <w:rPr>
                            <w:rFonts w:ascii="Times New Roman" w:hAnsi="Times New Roman"/>
                            <w:sz w:val="16"/>
                            <w:szCs w:val="16"/>
                          </w:rPr>
                          <w:t>B</w:t>
                        </w:r>
                        <w:r w:rsidRPr="00952567">
                          <w:rPr>
                            <w:rFonts w:ascii="Times New Roman" w:hAnsi="Times New Roman"/>
                            <w:b w:val="0"/>
                            <w:sz w:val="16"/>
                            <w:szCs w:val="16"/>
                          </w:rPr>
                          <w:t xml:space="preserve">) </w:t>
                        </w:r>
                        <w:r>
                          <w:rPr>
                            <w:rFonts w:ascii="Times New Roman" w:hAnsi="Times New Roman"/>
                            <w:b w:val="0"/>
                            <w:sz w:val="16"/>
                            <w:szCs w:val="16"/>
                          </w:rPr>
                          <w:t xml:space="preserve">The large subunit and the </w:t>
                        </w:r>
                        <w:r w:rsidRPr="00952567">
                          <w:rPr>
                            <w:rFonts w:ascii="Times New Roman" w:hAnsi="Times New Roman"/>
                            <w:b w:val="0"/>
                            <w:sz w:val="16"/>
                            <w:szCs w:val="16"/>
                          </w:rPr>
                          <w:t xml:space="preserve">reduced accessible </w:t>
                        </w:r>
                        <w:r>
                          <w:rPr>
                            <w:rFonts w:ascii="Times New Roman" w:hAnsi="Times New Roman"/>
                            <w:b w:val="0"/>
                            <w:sz w:val="16"/>
                            <w:szCs w:val="16"/>
                          </w:rPr>
                          <w:t xml:space="preserve">interaction space of the 27kDa polypeptide consistent with at least 6 cross-links in grey.  The smooth yellow sphere represents the center of mass of the polypeptide. 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28" type="#_x0000_t75" style="position:absolute;top:-37205;width:3088005;height:160782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/L&#10;nGzBAAAA2gAAAA8AAABkcnMvZG93bnJldi54bWxET8tqwkAU3Rf8h+EK3dWJhbYSMxGxaItdGR/g&#10;7pK5ZqKZOyEzjenfdxaFLg/nnS0G24ieOl87VjCdJCCIS6drrhQc9uunGQgfkDU2jknBD3lY5KOH&#10;DFPt7ryjvgiViCHsU1RgQmhTKX1pyKKfuJY4chfXWQwRdpXUHd5juG3kc5K8Sos1xwaDLa0Mlbfi&#10;2yqQTfjYnr6u2/P07dj3m/bs3s2LUo/jYTkHEWgI/+I/96dWELfGK/EGyPwX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E/LnGzBAAAA2gAAAA8AAAAAAAAAAAAAAAAAnAIAAGRy&#10;cy9kb3ducmV2LnhtbFBLBQYAAAAABAAEAPcAAACKAwAAAAA=&#10;">
                  <v:imagedata r:id="rId15" o:title=""/>
                  <v:path arrowok="t"/>
                </v:shape>
                <w10:wrap type="square"/>
              </v:group>
            </w:pict>
          </mc:Fallback>
        </mc:AlternateContent>
      </w:r>
      <w:r w:rsidR="00F6384F">
        <w:rPr>
          <w:rFonts w:ascii="Times New Roman" w:hAnsi="Times New Roman"/>
          <w:sz w:val="18"/>
          <w:szCs w:val="18"/>
        </w:rPr>
        <w:t xml:space="preserve">Secondly, we applied </w:t>
      </w:r>
      <w:r w:rsidR="00F6384F">
        <w:rPr>
          <w:rFonts w:ascii="Times New Roman" w:hAnsi="Times New Roman"/>
          <w:i/>
          <w:sz w:val="18"/>
          <w:szCs w:val="18"/>
        </w:rPr>
        <w:t>disvis</w:t>
      </w:r>
      <w:r w:rsidR="00F6384F">
        <w:rPr>
          <w:rFonts w:ascii="Times New Roman" w:hAnsi="Times New Roman"/>
          <w:sz w:val="18"/>
          <w:szCs w:val="18"/>
        </w:rPr>
        <w:t xml:space="preserve"> on two proteins of the 26S proteasome</w:t>
      </w:r>
      <w:r w:rsidR="00424C14">
        <w:rPr>
          <w:rFonts w:ascii="Times New Roman" w:hAnsi="Times New Roman"/>
          <w:sz w:val="18"/>
          <w:szCs w:val="18"/>
        </w:rPr>
        <w:t xml:space="preserve"> of S. pombe</w:t>
      </w:r>
      <w:r w:rsidR="00F6384F">
        <w:rPr>
          <w:rFonts w:ascii="Times New Roman" w:hAnsi="Times New Roman"/>
          <w:sz w:val="18"/>
          <w:szCs w:val="18"/>
        </w:rPr>
        <w:t>, PRE5</w:t>
      </w:r>
      <w:r w:rsidR="00424C14">
        <w:rPr>
          <w:rFonts w:ascii="Times New Roman" w:hAnsi="Times New Roman"/>
          <w:sz w:val="18"/>
          <w:szCs w:val="18"/>
        </w:rPr>
        <w:t xml:space="preserve"> (O14250)</w:t>
      </w:r>
      <w:r w:rsidR="00F6384F">
        <w:rPr>
          <w:rFonts w:ascii="Times New Roman" w:hAnsi="Times New Roman"/>
          <w:sz w:val="18"/>
          <w:szCs w:val="18"/>
        </w:rPr>
        <w:t xml:space="preserve"> and PUP2</w:t>
      </w:r>
      <w:r w:rsidR="00424C14">
        <w:rPr>
          <w:rFonts w:ascii="Times New Roman" w:hAnsi="Times New Roman"/>
          <w:sz w:val="18"/>
          <w:szCs w:val="18"/>
        </w:rPr>
        <w:t xml:space="preserve"> (Q9UT97)</w:t>
      </w:r>
      <w:r w:rsidR="00F6384F">
        <w:rPr>
          <w:rFonts w:ascii="Times New Roman" w:hAnsi="Times New Roman"/>
          <w:sz w:val="18"/>
          <w:szCs w:val="18"/>
        </w:rPr>
        <w:t>, with 7 cross-links available</w:t>
      </w:r>
      <w:r w:rsidR="00420E99">
        <w:rPr>
          <w:rFonts w:ascii="Times New Roman" w:hAnsi="Times New Roman"/>
          <w:sz w:val="18"/>
          <w:szCs w:val="18"/>
        </w:rPr>
        <w:t xml:space="preserve"> (Leitner </w:t>
      </w:r>
      <w:r w:rsidR="00420E99">
        <w:rPr>
          <w:rFonts w:ascii="Times New Roman" w:hAnsi="Times New Roman"/>
          <w:i/>
          <w:sz w:val="18"/>
          <w:szCs w:val="18"/>
        </w:rPr>
        <w:t>et al.</w:t>
      </w:r>
      <w:r w:rsidR="00420E99">
        <w:rPr>
          <w:rFonts w:ascii="Times New Roman" w:hAnsi="Times New Roman"/>
          <w:sz w:val="18"/>
          <w:szCs w:val="18"/>
        </w:rPr>
        <w:t>, 2014)</w:t>
      </w:r>
      <w:r w:rsidR="00F6384F">
        <w:rPr>
          <w:rFonts w:ascii="Times New Roman" w:hAnsi="Times New Roman"/>
          <w:sz w:val="18"/>
          <w:szCs w:val="18"/>
        </w:rPr>
        <w:t>.</w:t>
      </w:r>
      <w:r w:rsidR="00424C14">
        <w:rPr>
          <w:rFonts w:ascii="Times New Roman" w:hAnsi="Times New Roman"/>
          <w:sz w:val="18"/>
          <w:szCs w:val="18"/>
        </w:rPr>
        <w:t xml:space="preserve"> The acceptable distance</w:t>
      </w:r>
      <w:r w:rsidR="00680E9A">
        <w:rPr>
          <w:rFonts w:ascii="Times New Roman" w:hAnsi="Times New Roman"/>
          <w:sz w:val="18"/>
          <w:szCs w:val="18"/>
        </w:rPr>
        <w:t>s</w:t>
      </w:r>
      <w:r w:rsidR="00424C14">
        <w:rPr>
          <w:rFonts w:ascii="Times New Roman" w:hAnsi="Times New Roman"/>
          <w:sz w:val="18"/>
          <w:szCs w:val="18"/>
        </w:rPr>
        <w:t xml:space="preserve"> for the </w:t>
      </w:r>
      <w:ins w:id="14" w:author="Gydo van Zundert" w:date="2015-04-29T17:06:00Z">
        <w:r w:rsidR="00782E02">
          <w:rPr>
            <w:rFonts w:ascii="Times New Roman" w:hAnsi="Times New Roman"/>
            <w:sz w:val="18"/>
            <w:szCs w:val="18"/>
          </w:rPr>
          <w:t>adipic acid dihydrazide (</w:t>
        </w:r>
      </w:ins>
      <w:r w:rsidR="00424C14">
        <w:rPr>
          <w:rFonts w:ascii="Times New Roman" w:hAnsi="Times New Roman"/>
          <w:sz w:val="18"/>
          <w:szCs w:val="18"/>
        </w:rPr>
        <w:t>ADH</w:t>
      </w:r>
      <w:ins w:id="15" w:author="Gydo van Zundert" w:date="2015-04-29T17:06:00Z">
        <w:r w:rsidR="00782E02">
          <w:rPr>
            <w:rFonts w:ascii="Times New Roman" w:hAnsi="Times New Roman"/>
            <w:sz w:val="18"/>
            <w:szCs w:val="18"/>
          </w:rPr>
          <w:t>)</w:t>
        </w:r>
      </w:ins>
      <w:r w:rsidR="00424C14">
        <w:rPr>
          <w:rFonts w:ascii="Times New Roman" w:hAnsi="Times New Roman"/>
          <w:sz w:val="18"/>
          <w:szCs w:val="18"/>
        </w:rPr>
        <w:t xml:space="preserve"> and </w:t>
      </w:r>
      <w:ins w:id="16" w:author="Gydo van Zundert" w:date="2015-04-29T17:06:00Z">
        <w:r w:rsidR="00782E02">
          <w:rPr>
            <w:rFonts w:ascii="Times New Roman" w:hAnsi="Times New Roman"/>
            <w:sz w:val="18"/>
            <w:szCs w:val="18"/>
          </w:rPr>
          <w:t>zero-length (</w:t>
        </w:r>
      </w:ins>
      <w:r w:rsidR="00424C14">
        <w:rPr>
          <w:rFonts w:ascii="Times New Roman" w:hAnsi="Times New Roman"/>
          <w:sz w:val="18"/>
          <w:szCs w:val="18"/>
        </w:rPr>
        <w:t>ZL</w:t>
      </w:r>
      <w:ins w:id="17" w:author="Gydo van Zundert" w:date="2015-04-29T17:06:00Z">
        <w:r w:rsidR="00782E02">
          <w:rPr>
            <w:rFonts w:ascii="Times New Roman" w:hAnsi="Times New Roman"/>
            <w:sz w:val="18"/>
            <w:szCs w:val="18"/>
          </w:rPr>
          <w:t>)</w:t>
        </w:r>
      </w:ins>
      <w:r w:rsidR="00424C14">
        <w:rPr>
          <w:rFonts w:ascii="Times New Roman" w:hAnsi="Times New Roman"/>
          <w:sz w:val="18"/>
          <w:szCs w:val="18"/>
        </w:rPr>
        <w:t xml:space="preserve"> cross-links were set to 23 and 26Å</w:t>
      </w:r>
      <w:r w:rsidR="004D243F">
        <w:rPr>
          <w:rFonts w:ascii="Times New Roman" w:hAnsi="Times New Roman"/>
          <w:sz w:val="18"/>
          <w:szCs w:val="18"/>
        </w:rPr>
        <w:t xml:space="preserve"> (C</w:t>
      </w:r>
      <w:r w:rsidR="004D243F" w:rsidRPr="004D243F">
        <w:rPr>
          <w:rFonts w:ascii="Times New Roman" w:hAnsi="Times New Roman"/>
          <w:sz w:val="18"/>
          <w:szCs w:val="18"/>
          <w:vertAlign w:val="subscript"/>
        </w:rPr>
        <w:t>α</w:t>
      </w:r>
      <w:r w:rsidR="004D243F">
        <w:rPr>
          <w:rFonts w:ascii="Times New Roman" w:hAnsi="Times New Roman"/>
          <w:sz w:val="18"/>
          <w:szCs w:val="18"/>
        </w:rPr>
        <w:t xml:space="preserve"> - C</w:t>
      </w:r>
      <w:r w:rsidR="004D243F" w:rsidRPr="004D243F">
        <w:rPr>
          <w:rFonts w:ascii="Times New Roman" w:hAnsi="Times New Roman"/>
          <w:sz w:val="18"/>
          <w:szCs w:val="18"/>
          <w:vertAlign w:val="subscript"/>
        </w:rPr>
        <w:t>α</w:t>
      </w:r>
      <w:r w:rsidR="004D243F">
        <w:rPr>
          <w:rFonts w:ascii="Times New Roman" w:hAnsi="Times New Roman"/>
          <w:sz w:val="18"/>
          <w:szCs w:val="18"/>
        </w:rPr>
        <w:t>)</w:t>
      </w:r>
      <w:r w:rsidR="00424C14">
        <w:rPr>
          <w:rFonts w:ascii="Times New Roman" w:hAnsi="Times New Roman"/>
          <w:sz w:val="18"/>
          <w:szCs w:val="18"/>
        </w:rPr>
        <w:t xml:space="preserve">, respectively, as 95% of </w:t>
      </w:r>
      <w:r w:rsidR="001A5433">
        <w:rPr>
          <w:rFonts w:ascii="Times New Roman" w:hAnsi="Times New Roman"/>
          <w:sz w:val="18"/>
          <w:szCs w:val="18"/>
        </w:rPr>
        <w:t>distances found</w:t>
      </w:r>
      <w:r w:rsidR="00424C14">
        <w:rPr>
          <w:rFonts w:ascii="Times New Roman" w:hAnsi="Times New Roman"/>
          <w:sz w:val="18"/>
          <w:szCs w:val="18"/>
        </w:rPr>
        <w:t xml:space="preserve"> in a benchmark were shorter</w:t>
      </w:r>
      <w:r w:rsidR="00401422">
        <w:rPr>
          <w:rFonts w:ascii="Times New Roman" w:hAnsi="Times New Roman"/>
          <w:sz w:val="18"/>
          <w:szCs w:val="18"/>
        </w:rPr>
        <w:t xml:space="preserve"> (Leitner </w:t>
      </w:r>
      <w:r w:rsidR="00401422">
        <w:rPr>
          <w:rFonts w:ascii="Times New Roman" w:hAnsi="Times New Roman"/>
          <w:i/>
          <w:sz w:val="18"/>
          <w:szCs w:val="18"/>
        </w:rPr>
        <w:t xml:space="preserve">et al., </w:t>
      </w:r>
      <w:r w:rsidR="00401422">
        <w:rPr>
          <w:rFonts w:ascii="Times New Roman" w:hAnsi="Times New Roman"/>
          <w:sz w:val="18"/>
          <w:szCs w:val="18"/>
        </w:rPr>
        <w:t>2014)</w:t>
      </w:r>
      <w:r w:rsidR="00424C14">
        <w:rPr>
          <w:rFonts w:ascii="Times New Roman" w:hAnsi="Times New Roman"/>
          <w:sz w:val="18"/>
          <w:szCs w:val="18"/>
        </w:rPr>
        <w:t xml:space="preserve">. </w:t>
      </w:r>
      <w:r w:rsidR="00531707">
        <w:rPr>
          <w:rFonts w:ascii="Times New Roman" w:hAnsi="Times New Roman"/>
          <w:sz w:val="18"/>
          <w:szCs w:val="18"/>
        </w:rPr>
        <w:t>The PRE5-PUP2 complex is significantly smaller than the previous example with the full interaction space consisting of 6.9</w:t>
      </w:r>
      <m:oMath>
        <m:r>
          <w:rPr>
            <w:rFonts w:ascii="Cambria Math" w:hAnsi="Cambria Math"/>
            <w:sz w:val="18"/>
            <w:szCs w:val="18"/>
          </w:rPr>
          <m:t>×</m:t>
        </m:r>
      </m:oMath>
      <w:r w:rsidR="00531707">
        <w:rPr>
          <w:rFonts w:ascii="Times New Roman" w:hAnsi="Times New Roman"/>
          <w:sz w:val="18"/>
          <w:szCs w:val="18"/>
        </w:rPr>
        <w:t>10</w:t>
      </w:r>
      <w:r w:rsidR="00531707" w:rsidRPr="00531707">
        <w:rPr>
          <w:rFonts w:ascii="Times New Roman" w:hAnsi="Times New Roman"/>
          <w:sz w:val="18"/>
          <w:szCs w:val="18"/>
          <w:vertAlign w:val="superscript"/>
        </w:rPr>
        <w:t>9</w:t>
      </w:r>
      <w:r w:rsidR="00531707">
        <w:rPr>
          <w:rFonts w:ascii="Times New Roman" w:hAnsi="Times New Roman"/>
          <w:sz w:val="18"/>
          <w:szCs w:val="18"/>
        </w:rPr>
        <w:t xml:space="preserve"> co</w:t>
      </w:r>
      <w:r w:rsidR="00531707">
        <w:rPr>
          <w:rFonts w:ascii="Times New Roman" w:hAnsi="Times New Roman"/>
          <w:sz w:val="18"/>
          <w:szCs w:val="18"/>
        </w:rPr>
        <w:t>m</w:t>
      </w:r>
      <w:r w:rsidR="00531707">
        <w:rPr>
          <w:rFonts w:ascii="Times New Roman" w:hAnsi="Times New Roman"/>
          <w:sz w:val="18"/>
          <w:szCs w:val="18"/>
        </w:rPr>
        <w:t>plexes. Still, t</w:t>
      </w:r>
      <w:r w:rsidR="00424C14">
        <w:rPr>
          <w:rFonts w:ascii="Times New Roman" w:hAnsi="Times New Roman"/>
          <w:sz w:val="18"/>
          <w:szCs w:val="18"/>
        </w:rPr>
        <w:t>he accessible interaction space consistent with all 7 restraints is heavily reduced to less than 0.04% of the full intera</w:t>
      </w:r>
      <w:r w:rsidR="00424C14">
        <w:rPr>
          <w:rFonts w:ascii="Times New Roman" w:hAnsi="Times New Roman"/>
          <w:sz w:val="18"/>
          <w:szCs w:val="18"/>
        </w:rPr>
        <w:t>c</w:t>
      </w:r>
      <w:r w:rsidR="00424C14">
        <w:rPr>
          <w:rFonts w:ascii="Times New Roman" w:hAnsi="Times New Roman"/>
          <w:sz w:val="18"/>
          <w:szCs w:val="18"/>
        </w:rPr>
        <w:t>tion space</w:t>
      </w:r>
      <w:r w:rsidR="006B1494">
        <w:rPr>
          <w:rFonts w:ascii="Times New Roman" w:hAnsi="Times New Roman"/>
          <w:sz w:val="18"/>
          <w:szCs w:val="18"/>
        </w:rPr>
        <w:t>.</w:t>
      </w:r>
      <w:r w:rsidR="00424C14">
        <w:rPr>
          <w:rFonts w:ascii="Times New Roman" w:hAnsi="Times New Roman"/>
          <w:sz w:val="18"/>
          <w:szCs w:val="18"/>
        </w:rPr>
        <w:t xml:space="preserve"> The </w:t>
      </w:r>
      <w:r w:rsidR="007D2917">
        <w:rPr>
          <w:rFonts w:ascii="Times New Roman" w:hAnsi="Times New Roman"/>
          <w:sz w:val="18"/>
          <w:szCs w:val="18"/>
        </w:rPr>
        <w:t xml:space="preserve">accessible interaction space </w:t>
      </w:r>
      <w:r w:rsidR="00424C14">
        <w:rPr>
          <w:rFonts w:ascii="Times New Roman" w:hAnsi="Times New Roman"/>
          <w:sz w:val="18"/>
          <w:szCs w:val="18"/>
        </w:rPr>
        <w:t>of the PUP2 chain with respect to PRE</w:t>
      </w:r>
      <w:r w:rsidR="00531707">
        <w:rPr>
          <w:rFonts w:ascii="Times New Roman" w:hAnsi="Times New Roman"/>
          <w:sz w:val="18"/>
          <w:szCs w:val="18"/>
        </w:rPr>
        <w:t>5</w:t>
      </w:r>
      <w:r w:rsidR="00424C14">
        <w:rPr>
          <w:rFonts w:ascii="Times New Roman" w:hAnsi="Times New Roman"/>
          <w:sz w:val="18"/>
          <w:szCs w:val="18"/>
        </w:rPr>
        <w:t xml:space="preserve"> is </w:t>
      </w:r>
      <w:r w:rsidR="007D2917">
        <w:rPr>
          <w:rFonts w:ascii="Times New Roman" w:hAnsi="Times New Roman"/>
          <w:sz w:val="18"/>
          <w:szCs w:val="18"/>
        </w:rPr>
        <w:t xml:space="preserve">overlapping with its center of mass deduced from </w:t>
      </w:r>
      <w:r w:rsidR="00424C14">
        <w:rPr>
          <w:rFonts w:ascii="Times New Roman" w:hAnsi="Times New Roman"/>
          <w:sz w:val="18"/>
          <w:szCs w:val="18"/>
        </w:rPr>
        <w:t>a homology model</w:t>
      </w:r>
      <w:r w:rsidR="00E41ECC">
        <w:rPr>
          <w:rFonts w:ascii="Times New Roman" w:hAnsi="Times New Roman"/>
          <w:sz w:val="18"/>
          <w:szCs w:val="18"/>
        </w:rPr>
        <w:t xml:space="preserve"> </w:t>
      </w:r>
      <w:r w:rsidR="00424C14">
        <w:rPr>
          <w:rFonts w:ascii="Times New Roman" w:hAnsi="Times New Roman"/>
          <w:sz w:val="18"/>
          <w:szCs w:val="18"/>
        </w:rPr>
        <w:t xml:space="preserve">(Figure </w:t>
      </w:r>
      <w:r w:rsidR="00AF7EB6">
        <w:rPr>
          <w:rFonts w:ascii="Times New Roman" w:hAnsi="Times New Roman"/>
          <w:sz w:val="18"/>
          <w:szCs w:val="18"/>
        </w:rPr>
        <w:t>S1</w:t>
      </w:r>
      <w:r w:rsidR="00424C14">
        <w:rPr>
          <w:rFonts w:ascii="Times New Roman" w:hAnsi="Times New Roman"/>
          <w:sz w:val="18"/>
          <w:szCs w:val="18"/>
        </w:rPr>
        <w:t>).</w:t>
      </w:r>
      <w:r w:rsidR="004D243F">
        <w:rPr>
          <w:rFonts w:ascii="Times New Roman" w:hAnsi="Times New Roman"/>
          <w:sz w:val="18"/>
          <w:szCs w:val="18"/>
        </w:rPr>
        <w:t xml:space="preserve"> </w:t>
      </w:r>
    </w:p>
    <w:p w14:paraId="368B60C4" w14:textId="1C474F7E" w:rsidR="00531707" w:rsidRDefault="00531707" w:rsidP="00E35C07">
      <w:pPr>
        <w:jc w:val="both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The </w:t>
      </w:r>
      <w:r w:rsidR="00F07041">
        <w:rPr>
          <w:rFonts w:ascii="Times New Roman" w:hAnsi="Times New Roman"/>
          <w:sz w:val="18"/>
          <w:szCs w:val="18"/>
        </w:rPr>
        <w:t>computation for those two examples</w:t>
      </w:r>
      <w:r>
        <w:rPr>
          <w:rFonts w:ascii="Times New Roman" w:hAnsi="Times New Roman"/>
          <w:sz w:val="18"/>
          <w:szCs w:val="18"/>
        </w:rPr>
        <w:t xml:space="preserve"> took </w:t>
      </w:r>
      <w:r w:rsidR="00DB3748">
        <w:rPr>
          <w:rFonts w:ascii="Times New Roman" w:hAnsi="Times New Roman"/>
          <w:sz w:val="18"/>
          <w:szCs w:val="18"/>
        </w:rPr>
        <w:t xml:space="preserve">74m </w:t>
      </w:r>
      <w:r>
        <w:rPr>
          <w:rFonts w:ascii="Times New Roman" w:hAnsi="Times New Roman"/>
          <w:sz w:val="18"/>
          <w:szCs w:val="18"/>
        </w:rPr>
        <w:t xml:space="preserve">and </w:t>
      </w:r>
      <w:r w:rsidR="00D3742B">
        <w:rPr>
          <w:rFonts w:ascii="Times New Roman" w:hAnsi="Times New Roman"/>
          <w:sz w:val="18"/>
          <w:szCs w:val="18"/>
        </w:rPr>
        <w:t xml:space="preserve">27m </w:t>
      </w:r>
      <w:r>
        <w:rPr>
          <w:rFonts w:ascii="Times New Roman" w:hAnsi="Times New Roman"/>
          <w:sz w:val="18"/>
          <w:szCs w:val="18"/>
        </w:rPr>
        <w:t>o</w:t>
      </w:r>
      <w:r w:rsidR="000E2349">
        <w:rPr>
          <w:rFonts w:ascii="Times New Roman" w:hAnsi="Times New Roman"/>
          <w:sz w:val="18"/>
          <w:szCs w:val="18"/>
        </w:rPr>
        <w:t xml:space="preserve">n 16 </w:t>
      </w:r>
      <w:r w:rsidR="00C31367">
        <w:rPr>
          <w:rFonts w:ascii="Times New Roman" w:hAnsi="Times New Roman"/>
          <w:sz w:val="18"/>
          <w:szCs w:val="18"/>
        </w:rPr>
        <w:t xml:space="preserve">AMD Opteron 6344 </w:t>
      </w:r>
      <w:r w:rsidR="000E2349">
        <w:rPr>
          <w:rFonts w:ascii="Times New Roman" w:hAnsi="Times New Roman"/>
          <w:sz w:val="18"/>
          <w:szCs w:val="18"/>
        </w:rPr>
        <w:t xml:space="preserve">processors and </w:t>
      </w:r>
      <w:r w:rsidR="00560DD4">
        <w:rPr>
          <w:rFonts w:ascii="Times New Roman" w:hAnsi="Times New Roman"/>
          <w:sz w:val="18"/>
          <w:szCs w:val="18"/>
        </w:rPr>
        <w:t>76</w:t>
      </w:r>
      <w:r w:rsidR="000E2349">
        <w:rPr>
          <w:rFonts w:ascii="Times New Roman" w:hAnsi="Times New Roman"/>
          <w:sz w:val="18"/>
          <w:szCs w:val="18"/>
        </w:rPr>
        <w:t xml:space="preserve">m and </w:t>
      </w:r>
      <w:r w:rsidR="00C22268">
        <w:rPr>
          <w:rFonts w:ascii="Times New Roman" w:hAnsi="Times New Roman"/>
          <w:sz w:val="18"/>
          <w:szCs w:val="18"/>
        </w:rPr>
        <w:t>19</w:t>
      </w:r>
      <w:r w:rsidR="000E2349">
        <w:rPr>
          <w:rFonts w:ascii="Times New Roman" w:hAnsi="Times New Roman"/>
          <w:sz w:val="18"/>
          <w:szCs w:val="18"/>
        </w:rPr>
        <w:t>m on a</w:t>
      </w:r>
      <w:r w:rsidR="00CE7868">
        <w:rPr>
          <w:rFonts w:ascii="Times New Roman" w:hAnsi="Times New Roman"/>
          <w:sz w:val="18"/>
          <w:szCs w:val="18"/>
        </w:rPr>
        <w:t>n</w:t>
      </w:r>
      <w:r w:rsidR="000E2349">
        <w:rPr>
          <w:rFonts w:ascii="Times New Roman" w:hAnsi="Times New Roman"/>
          <w:sz w:val="18"/>
          <w:szCs w:val="18"/>
        </w:rPr>
        <w:t xml:space="preserve"> NVIDIA GeForce GTX 680 GPU</w:t>
      </w:r>
      <w:r w:rsidR="00C73EF6">
        <w:rPr>
          <w:rFonts w:ascii="Times New Roman" w:hAnsi="Times New Roman"/>
          <w:sz w:val="18"/>
          <w:szCs w:val="18"/>
        </w:rPr>
        <w:t>, respectively</w:t>
      </w:r>
      <w:r w:rsidR="000E2349">
        <w:rPr>
          <w:rFonts w:ascii="Times New Roman" w:hAnsi="Times New Roman"/>
          <w:sz w:val="18"/>
          <w:szCs w:val="18"/>
        </w:rPr>
        <w:t xml:space="preserve">. However, </w:t>
      </w:r>
      <w:r w:rsidR="00F07041">
        <w:rPr>
          <w:rFonts w:ascii="Times New Roman" w:hAnsi="Times New Roman"/>
          <w:sz w:val="18"/>
          <w:szCs w:val="18"/>
        </w:rPr>
        <w:t xml:space="preserve">by </w:t>
      </w:r>
      <w:r w:rsidR="000E2349">
        <w:rPr>
          <w:rFonts w:ascii="Times New Roman" w:hAnsi="Times New Roman"/>
          <w:sz w:val="18"/>
          <w:szCs w:val="18"/>
        </w:rPr>
        <w:t xml:space="preserve">increasing the voxel spacing to 2Å and using a coarser </w:t>
      </w:r>
      <w:r w:rsidR="00CE7868">
        <w:rPr>
          <w:rFonts w:ascii="Times New Roman" w:hAnsi="Times New Roman"/>
          <w:sz w:val="18"/>
          <w:szCs w:val="18"/>
        </w:rPr>
        <w:t xml:space="preserve">rotational </w:t>
      </w:r>
      <w:r w:rsidR="000E2349">
        <w:rPr>
          <w:rFonts w:ascii="Times New Roman" w:hAnsi="Times New Roman"/>
          <w:sz w:val="18"/>
          <w:szCs w:val="18"/>
        </w:rPr>
        <w:t>search (</w:t>
      </w:r>
      <w:r w:rsidR="00CE7868">
        <w:rPr>
          <w:rFonts w:ascii="Times New Roman" w:hAnsi="Times New Roman"/>
          <w:sz w:val="18"/>
          <w:szCs w:val="18"/>
        </w:rPr>
        <w:t>9.72</w:t>
      </w:r>
      <w:r w:rsidR="000E2349">
        <w:rPr>
          <w:rFonts w:ascii="Times New Roman" w:hAnsi="Times New Roman"/>
          <w:sz w:val="18"/>
          <w:szCs w:val="18"/>
        </w:rPr>
        <w:t xml:space="preserve">°, </w:t>
      </w:r>
      <w:r w:rsidR="00CE7868">
        <w:rPr>
          <w:rFonts w:ascii="Times New Roman" w:hAnsi="Times New Roman"/>
          <w:sz w:val="18"/>
          <w:szCs w:val="18"/>
        </w:rPr>
        <w:t>7416 orientations</w:t>
      </w:r>
      <w:r w:rsidR="000E2349">
        <w:rPr>
          <w:rFonts w:ascii="Times New Roman" w:hAnsi="Times New Roman"/>
          <w:sz w:val="18"/>
          <w:szCs w:val="18"/>
        </w:rPr>
        <w:t xml:space="preserve">) </w:t>
      </w:r>
      <w:r w:rsidR="00F07041">
        <w:rPr>
          <w:rFonts w:ascii="Times New Roman" w:hAnsi="Times New Roman"/>
          <w:sz w:val="18"/>
          <w:szCs w:val="18"/>
        </w:rPr>
        <w:t xml:space="preserve">rather similar results can be obtained in </w:t>
      </w:r>
      <w:r w:rsidR="000E2349">
        <w:rPr>
          <w:rFonts w:ascii="Times New Roman" w:hAnsi="Times New Roman"/>
          <w:sz w:val="18"/>
          <w:szCs w:val="18"/>
        </w:rPr>
        <w:t xml:space="preserve">only </w:t>
      </w:r>
      <w:r w:rsidR="00C31367">
        <w:rPr>
          <w:rFonts w:ascii="Times New Roman" w:hAnsi="Times New Roman"/>
          <w:sz w:val="18"/>
          <w:szCs w:val="18"/>
        </w:rPr>
        <w:t>19</w:t>
      </w:r>
      <w:r w:rsidR="00387D4D">
        <w:rPr>
          <w:rFonts w:ascii="Times New Roman" w:hAnsi="Times New Roman"/>
          <w:sz w:val="18"/>
          <w:szCs w:val="18"/>
        </w:rPr>
        <w:t>m</w:t>
      </w:r>
      <w:r w:rsidR="00CE7868">
        <w:rPr>
          <w:rFonts w:ascii="Times New Roman" w:hAnsi="Times New Roman"/>
          <w:sz w:val="18"/>
          <w:szCs w:val="18"/>
        </w:rPr>
        <w:t xml:space="preserve"> and </w:t>
      </w:r>
      <w:r w:rsidR="00654050">
        <w:rPr>
          <w:rFonts w:ascii="Times New Roman" w:hAnsi="Times New Roman"/>
          <w:sz w:val="18"/>
          <w:szCs w:val="18"/>
        </w:rPr>
        <w:t>8m</w:t>
      </w:r>
      <w:r w:rsidR="00F07041">
        <w:rPr>
          <w:rFonts w:ascii="Times New Roman" w:hAnsi="Times New Roman"/>
          <w:sz w:val="18"/>
          <w:szCs w:val="18"/>
        </w:rPr>
        <w:t>, respectively,</w:t>
      </w:r>
      <w:r w:rsidR="000E2349">
        <w:rPr>
          <w:rFonts w:ascii="Times New Roman" w:hAnsi="Times New Roman"/>
          <w:sz w:val="18"/>
          <w:szCs w:val="18"/>
        </w:rPr>
        <w:t xml:space="preserve"> on a single processor</w:t>
      </w:r>
      <w:r w:rsidR="0099435B">
        <w:rPr>
          <w:rFonts w:ascii="Times New Roman" w:hAnsi="Times New Roman"/>
          <w:sz w:val="18"/>
          <w:szCs w:val="18"/>
        </w:rPr>
        <w:t xml:space="preserve"> (cf. Table S2 and S4 for example)</w:t>
      </w:r>
      <w:r w:rsidR="000E2349">
        <w:rPr>
          <w:rFonts w:ascii="Times New Roman" w:hAnsi="Times New Roman"/>
          <w:sz w:val="18"/>
          <w:szCs w:val="18"/>
        </w:rPr>
        <w:t xml:space="preserve">. It should further be noted that </w:t>
      </w:r>
      <w:r w:rsidR="00CF59EF">
        <w:rPr>
          <w:rFonts w:ascii="Times New Roman" w:hAnsi="Times New Roman"/>
          <w:sz w:val="18"/>
          <w:szCs w:val="18"/>
        </w:rPr>
        <w:t>the bulk of the time</w:t>
      </w:r>
      <w:r w:rsidR="003042AA">
        <w:rPr>
          <w:rFonts w:ascii="Times New Roman" w:hAnsi="Times New Roman"/>
          <w:sz w:val="18"/>
          <w:szCs w:val="18"/>
        </w:rPr>
        <w:t xml:space="preserve"> is spent on computing the FFTs and a negligible part on computing the consistent distance restraint space </w:t>
      </w:r>
      <w:r w:rsidR="00CF59EF">
        <w:rPr>
          <w:rFonts w:ascii="Times New Roman" w:hAnsi="Times New Roman"/>
          <w:sz w:val="18"/>
          <w:szCs w:val="18"/>
        </w:rPr>
        <w:t>(Table S</w:t>
      </w:r>
      <w:r w:rsidR="003042AA">
        <w:rPr>
          <w:rFonts w:ascii="Times New Roman" w:hAnsi="Times New Roman"/>
          <w:sz w:val="18"/>
          <w:szCs w:val="18"/>
        </w:rPr>
        <w:t>11</w:t>
      </w:r>
      <w:r w:rsidR="00CF59EF">
        <w:rPr>
          <w:rFonts w:ascii="Times New Roman" w:hAnsi="Times New Roman"/>
          <w:sz w:val="18"/>
          <w:szCs w:val="18"/>
        </w:rPr>
        <w:t>).</w:t>
      </w:r>
    </w:p>
    <w:p w14:paraId="4020FAD9" w14:textId="77777777" w:rsidR="007268A2" w:rsidRDefault="007268A2" w:rsidP="007268A2">
      <w:pPr>
        <w:pStyle w:val="Heading1"/>
      </w:pPr>
      <w:r>
        <w:t>Conclusions</w:t>
      </w:r>
    </w:p>
    <w:p w14:paraId="6FD53F1A" w14:textId="02E66F90" w:rsidR="00BD22E2" w:rsidRPr="00BD22E2" w:rsidRDefault="00471B7D" w:rsidP="00E35C07">
      <w:pPr>
        <w:jc w:val="both"/>
        <w:rPr>
          <w:rFonts w:ascii="Times New Roman" w:hAnsi="Times New Roman"/>
          <w:sz w:val="18"/>
          <w:szCs w:val="18"/>
        </w:rPr>
      </w:pPr>
      <w:bookmarkStart w:id="18" w:name="_GoBack"/>
      <w:bookmarkEnd w:id="18"/>
      <w:r>
        <w:rPr>
          <w:rFonts w:ascii="Times New Roman" w:hAnsi="Times New Roman"/>
          <w:sz w:val="18"/>
          <w:szCs w:val="18"/>
        </w:rPr>
        <w:t>W</w:t>
      </w:r>
      <w:r w:rsidR="00EF098A">
        <w:rPr>
          <w:rFonts w:ascii="Times New Roman" w:hAnsi="Times New Roman"/>
          <w:sz w:val="18"/>
          <w:szCs w:val="18"/>
        </w:rPr>
        <w:t xml:space="preserve">e have introduced </w:t>
      </w:r>
      <w:r w:rsidR="006360AE">
        <w:rPr>
          <w:rFonts w:ascii="Times New Roman" w:hAnsi="Times New Roman"/>
          <w:sz w:val="18"/>
          <w:szCs w:val="18"/>
        </w:rPr>
        <w:t>DisVis</w:t>
      </w:r>
      <w:r w:rsidR="00EF098A">
        <w:rPr>
          <w:rFonts w:ascii="Times New Roman" w:hAnsi="Times New Roman"/>
          <w:sz w:val="18"/>
          <w:szCs w:val="18"/>
        </w:rPr>
        <w:t xml:space="preserve">, a </w:t>
      </w:r>
      <w:r w:rsidR="006360AE">
        <w:rPr>
          <w:rFonts w:ascii="Times New Roman" w:hAnsi="Times New Roman"/>
          <w:sz w:val="18"/>
          <w:szCs w:val="18"/>
        </w:rPr>
        <w:t>Python package</w:t>
      </w:r>
      <w:r w:rsidR="00B65DF3">
        <w:rPr>
          <w:rFonts w:ascii="Times New Roman" w:hAnsi="Times New Roman"/>
          <w:sz w:val="18"/>
          <w:szCs w:val="18"/>
        </w:rPr>
        <w:t xml:space="preserve"> </w:t>
      </w:r>
      <w:r w:rsidR="00C31367">
        <w:rPr>
          <w:rFonts w:ascii="Times New Roman" w:hAnsi="Times New Roman"/>
          <w:sz w:val="18"/>
          <w:szCs w:val="18"/>
        </w:rPr>
        <w:t xml:space="preserve">and command line tool </w:t>
      </w:r>
      <w:r w:rsidR="00B65DF3">
        <w:rPr>
          <w:rFonts w:ascii="Times New Roman" w:hAnsi="Times New Roman"/>
          <w:sz w:val="18"/>
          <w:szCs w:val="18"/>
        </w:rPr>
        <w:t xml:space="preserve">to quantify and visualize the information content of </w:t>
      </w:r>
      <w:r w:rsidR="006360AE">
        <w:rPr>
          <w:rFonts w:ascii="Times New Roman" w:hAnsi="Times New Roman"/>
          <w:sz w:val="18"/>
          <w:szCs w:val="18"/>
        </w:rPr>
        <w:t>distance restraints</w:t>
      </w:r>
      <w:r w:rsidR="00387D4D">
        <w:rPr>
          <w:rFonts w:ascii="Times New Roman" w:hAnsi="Times New Roman"/>
          <w:sz w:val="18"/>
          <w:szCs w:val="18"/>
        </w:rPr>
        <w:t xml:space="preserve">, </w:t>
      </w:r>
      <w:r w:rsidR="008F37A2">
        <w:rPr>
          <w:rFonts w:ascii="Times New Roman" w:hAnsi="Times New Roman"/>
          <w:sz w:val="18"/>
          <w:szCs w:val="18"/>
        </w:rPr>
        <w:t xml:space="preserve">and </w:t>
      </w:r>
      <w:r w:rsidR="00387D4D">
        <w:rPr>
          <w:rFonts w:ascii="Times New Roman" w:hAnsi="Times New Roman"/>
          <w:sz w:val="18"/>
          <w:szCs w:val="18"/>
        </w:rPr>
        <w:t>a powerful aid in detecting the presence of fals</w:t>
      </w:r>
      <w:r w:rsidR="00401422">
        <w:rPr>
          <w:rFonts w:ascii="Times New Roman" w:hAnsi="Times New Roman"/>
          <w:sz w:val="18"/>
          <w:szCs w:val="18"/>
        </w:rPr>
        <w:t>e</w:t>
      </w:r>
      <w:r w:rsidR="00387D4D">
        <w:rPr>
          <w:rFonts w:ascii="Times New Roman" w:hAnsi="Times New Roman"/>
          <w:sz w:val="18"/>
          <w:szCs w:val="18"/>
        </w:rPr>
        <w:t xml:space="preserve">-positive restraints. </w:t>
      </w:r>
      <w:r w:rsidR="00C31367">
        <w:rPr>
          <w:rFonts w:ascii="Times New Roman" w:hAnsi="Times New Roman"/>
          <w:sz w:val="18"/>
          <w:szCs w:val="18"/>
        </w:rPr>
        <w:t>O</w:t>
      </w:r>
      <w:r w:rsidR="00B65DF3">
        <w:rPr>
          <w:rFonts w:ascii="Times New Roman" w:hAnsi="Times New Roman"/>
          <w:sz w:val="18"/>
          <w:szCs w:val="18"/>
        </w:rPr>
        <w:t>ur novel approach can be easily incorporated in FFT-accelerated docking program</w:t>
      </w:r>
      <w:r w:rsidR="006360AE">
        <w:rPr>
          <w:rFonts w:ascii="Times New Roman" w:hAnsi="Times New Roman"/>
          <w:sz w:val="18"/>
          <w:szCs w:val="18"/>
        </w:rPr>
        <w:t>s</w:t>
      </w:r>
      <w:r>
        <w:rPr>
          <w:rFonts w:ascii="Times New Roman" w:hAnsi="Times New Roman"/>
          <w:sz w:val="18"/>
          <w:szCs w:val="18"/>
        </w:rPr>
        <w:t>,</w:t>
      </w:r>
      <w:r w:rsidR="00B65DF3">
        <w:rPr>
          <w:rFonts w:ascii="Times New Roman" w:hAnsi="Times New Roman"/>
          <w:sz w:val="18"/>
          <w:szCs w:val="18"/>
        </w:rPr>
        <w:t xml:space="preserve"> allow</w:t>
      </w:r>
      <w:r>
        <w:rPr>
          <w:rFonts w:ascii="Times New Roman" w:hAnsi="Times New Roman"/>
          <w:sz w:val="18"/>
          <w:szCs w:val="18"/>
        </w:rPr>
        <w:t>ing</w:t>
      </w:r>
      <w:r w:rsidR="00B65DF3">
        <w:rPr>
          <w:rFonts w:ascii="Times New Roman" w:hAnsi="Times New Roman"/>
          <w:sz w:val="18"/>
          <w:szCs w:val="18"/>
        </w:rPr>
        <w:t xml:space="preserve"> the use of any form of distance-dependent energy function</w:t>
      </w:r>
      <w:r w:rsidR="006360AE">
        <w:rPr>
          <w:rFonts w:ascii="Times New Roman" w:hAnsi="Times New Roman"/>
          <w:sz w:val="18"/>
          <w:szCs w:val="18"/>
        </w:rPr>
        <w:t xml:space="preserve">. </w:t>
      </w:r>
    </w:p>
    <w:p w14:paraId="179E29C4" w14:textId="77777777" w:rsidR="001A5509" w:rsidRDefault="001A5509" w:rsidP="00341B9C">
      <w:pPr>
        <w:pStyle w:val="AckHead"/>
        <w:spacing w:before="360"/>
      </w:pPr>
      <w:r>
        <w:t>acknowledgements</w:t>
      </w:r>
    </w:p>
    <w:p w14:paraId="21C1DB07" w14:textId="77777777" w:rsidR="00CD55D8" w:rsidRPr="003F383A" w:rsidRDefault="00CD55D8" w:rsidP="00CD55D8">
      <w:pPr>
        <w:pStyle w:val="AckText"/>
        <w:rPr>
          <w:szCs w:val="18"/>
        </w:rPr>
      </w:pPr>
      <w:r w:rsidRPr="00CD55D8">
        <w:rPr>
          <w:i/>
        </w:rPr>
        <w:t>Funding</w:t>
      </w:r>
      <w:r>
        <w:t xml:space="preserve">: </w:t>
      </w:r>
      <w:r w:rsidR="003F383A">
        <w:t xml:space="preserve">This work was supported by </w:t>
      </w:r>
      <w:r w:rsidR="003F383A" w:rsidRPr="003F383A">
        <w:rPr>
          <w:szCs w:val="18"/>
        </w:rPr>
        <w:t xml:space="preserve">the Dutch Foundation for Scientific Research (NWO) </w:t>
      </w:r>
      <w:r w:rsidR="003F383A">
        <w:rPr>
          <w:szCs w:val="18"/>
        </w:rPr>
        <w:t>[</w:t>
      </w:r>
      <w:r w:rsidR="003F383A" w:rsidRPr="003F383A">
        <w:rPr>
          <w:szCs w:val="18"/>
        </w:rPr>
        <w:t>ECHO grant no.711.011.</w:t>
      </w:r>
      <w:r w:rsidR="003F383A">
        <w:rPr>
          <w:szCs w:val="18"/>
        </w:rPr>
        <w:t>009].</w:t>
      </w:r>
    </w:p>
    <w:p w14:paraId="24FC5D55" w14:textId="77777777" w:rsidR="00CD55D8" w:rsidRDefault="00CD55D8">
      <w:pPr>
        <w:pStyle w:val="AckText"/>
      </w:pPr>
    </w:p>
    <w:p w14:paraId="00954BCB" w14:textId="77777777" w:rsidR="00D83B8A" w:rsidRDefault="00D83B8A">
      <w:pPr>
        <w:pStyle w:val="RefHead"/>
      </w:pPr>
      <w:r>
        <w:t>References</w:t>
      </w:r>
    </w:p>
    <w:p w14:paraId="42AD14DE" w14:textId="52C61C03" w:rsidR="00420E99" w:rsidRPr="00420E99" w:rsidRDefault="00420E99">
      <w:pPr>
        <w:pStyle w:val="RefText"/>
      </w:pPr>
      <w:r>
        <w:t xml:space="preserve">Chen, Z.A. </w:t>
      </w:r>
      <w:r>
        <w:rPr>
          <w:i/>
        </w:rPr>
        <w:t xml:space="preserve">et al. </w:t>
      </w:r>
      <w:r>
        <w:t xml:space="preserve">(2010) Architecture of the RNA polymerase II-TFIIF complex revealed by cross-linking and mass spectrometry. </w:t>
      </w:r>
      <w:r>
        <w:rPr>
          <w:i/>
        </w:rPr>
        <w:t xml:space="preserve">EMBO J., </w:t>
      </w:r>
      <w:r>
        <w:rPr>
          <w:b/>
        </w:rPr>
        <w:t>29</w:t>
      </w:r>
      <w:r>
        <w:t>, 717-726.</w:t>
      </w:r>
    </w:p>
    <w:p w14:paraId="7A8949EA" w14:textId="4A812C15" w:rsidR="00D23913" w:rsidRDefault="00042492">
      <w:pPr>
        <w:pStyle w:val="RefText"/>
      </w:pPr>
      <w:r w:rsidRPr="00F5397E">
        <w:t>Kahraman, A</w:t>
      </w:r>
      <w:r>
        <w:rPr>
          <w:i/>
        </w:rPr>
        <w:t>.</w:t>
      </w:r>
      <w:r w:rsidR="00D23913">
        <w:t xml:space="preserve"> </w:t>
      </w:r>
      <w:r w:rsidR="00D23913">
        <w:rPr>
          <w:i/>
        </w:rPr>
        <w:t xml:space="preserve">et al. </w:t>
      </w:r>
      <w:r w:rsidR="00D23913">
        <w:t xml:space="preserve">(2013) Cross-link guided molecular modeling with ROSETTA. </w:t>
      </w:r>
      <w:r w:rsidR="00D23913">
        <w:rPr>
          <w:i/>
        </w:rPr>
        <w:t>PLoS One</w:t>
      </w:r>
      <w:r w:rsidR="00D23913">
        <w:t xml:space="preserve">, </w:t>
      </w:r>
      <w:r w:rsidR="00BD55EA">
        <w:rPr>
          <w:b/>
        </w:rPr>
        <w:t xml:space="preserve">8, </w:t>
      </w:r>
      <w:r w:rsidR="00BD55EA">
        <w:t>e73411.</w:t>
      </w:r>
    </w:p>
    <w:p w14:paraId="7FE5856C" w14:textId="77777777" w:rsidR="00C356F8" w:rsidRDefault="00C356F8">
      <w:pPr>
        <w:pStyle w:val="RefText"/>
      </w:pPr>
      <w:r>
        <w:t xml:space="preserve">Kalinin, S. </w:t>
      </w:r>
      <w:r>
        <w:rPr>
          <w:i/>
        </w:rPr>
        <w:t>et al.</w:t>
      </w:r>
      <w:r>
        <w:t xml:space="preserve"> (2012) A toolkit and benchmark study for FRET-restrained high-precision structural modeling. </w:t>
      </w:r>
      <w:r>
        <w:rPr>
          <w:i/>
        </w:rPr>
        <w:t>Nat. Methods</w:t>
      </w:r>
      <w:r>
        <w:t xml:space="preserve">, </w:t>
      </w:r>
      <w:r>
        <w:rPr>
          <w:b/>
        </w:rPr>
        <w:t>9</w:t>
      </w:r>
      <w:r>
        <w:t>, 1218-1225.</w:t>
      </w:r>
    </w:p>
    <w:p w14:paraId="7BE8D550" w14:textId="2F417A0F" w:rsidR="00D832C9" w:rsidRPr="00C356F8" w:rsidRDefault="00D832C9">
      <w:pPr>
        <w:pStyle w:val="RefText"/>
      </w:pPr>
      <w:r>
        <w:t xml:space="preserve">Katchalski-Katzir, E. </w:t>
      </w:r>
      <w:r>
        <w:rPr>
          <w:i/>
        </w:rPr>
        <w:t xml:space="preserve">et al. </w:t>
      </w:r>
      <w:r w:rsidRPr="000261BE">
        <w:t xml:space="preserve">(1992) Molecular surface recognition: determination of geometric fit between proteins and their ligands by correlation techniques. </w:t>
      </w:r>
      <w:r w:rsidRPr="000261BE">
        <w:rPr>
          <w:i/>
        </w:rPr>
        <w:t>Proc. Natl. Acad. Sci. USA</w:t>
      </w:r>
      <w:r w:rsidRPr="000261BE">
        <w:t xml:space="preserve">, </w:t>
      </w:r>
      <w:r w:rsidRPr="000261BE">
        <w:rPr>
          <w:b/>
        </w:rPr>
        <w:t xml:space="preserve">89, </w:t>
      </w:r>
      <w:r w:rsidRPr="000261BE">
        <w:t>2195-2199.</w:t>
      </w:r>
    </w:p>
    <w:p w14:paraId="65683FCB" w14:textId="77777777" w:rsidR="00BD55EA" w:rsidRPr="00540ADD" w:rsidRDefault="00BD55EA">
      <w:pPr>
        <w:pStyle w:val="RefText"/>
      </w:pPr>
      <w:r>
        <w:t>Leitner</w:t>
      </w:r>
      <w:r w:rsidR="00042492">
        <w:t>, A.</w:t>
      </w:r>
      <w:r>
        <w:t xml:space="preserve"> </w:t>
      </w:r>
      <w:r>
        <w:rPr>
          <w:i/>
        </w:rPr>
        <w:t>et al.</w:t>
      </w:r>
      <w:r>
        <w:t xml:space="preserve"> (2014) Chemical cross-linking/mass spectrometry targeting acidic residues in proteins and protein complexes</w:t>
      </w:r>
      <w:r w:rsidR="00540ADD">
        <w:t xml:space="preserve">. </w:t>
      </w:r>
      <w:r w:rsidR="00540ADD">
        <w:rPr>
          <w:i/>
        </w:rPr>
        <w:t>Proc. Natl. Acad. Sci. USA</w:t>
      </w:r>
      <w:r w:rsidR="00540ADD">
        <w:t xml:space="preserve">, </w:t>
      </w:r>
      <w:r w:rsidR="00540ADD">
        <w:rPr>
          <w:b/>
        </w:rPr>
        <w:t>111</w:t>
      </w:r>
      <w:r w:rsidR="00540ADD">
        <w:t>, 9455-9460.</w:t>
      </w:r>
    </w:p>
    <w:p w14:paraId="6B642A28" w14:textId="77777777" w:rsidR="00EB6846" w:rsidRPr="00EB6846" w:rsidRDefault="00EB6846">
      <w:pPr>
        <w:pStyle w:val="RefText"/>
      </w:pPr>
      <w:r>
        <w:t xml:space="preserve">Petrey, D. and Honig, B. (2014) Structural bioinformatics of the interactome. </w:t>
      </w:r>
      <w:r>
        <w:rPr>
          <w:i/>
        </w:rPr>
        <w:t>Annu. Rev. Biophys.</w:t>
      </w:r>
      <w:r>
        <w:t xml:space="preserve"> </w:t>
      </w:r>
      <w:r>
        <w:rPr>
          <w:b/>
        </w:rPr>
        <w:t>43</w:t>
      </w:r>
      <w:r>
        <w:t>, 193-210.</w:t>
      </w:r>
    </w:p>
    <w:p w14:paraId="7CB23172" w14:textId="77777777" w:rsidR="00D23913" w:rsidRDefault="00D23913">
      <w:pPr>
        <w:pStyle w:val="RefText"/>
      </w:pPr>
      <w:r>
        <w:t xml:space="preserve">Rappsilber, J. (2011) The beginning of a beautiful friendship: cross-linking/mass spectrometry and modelling of proteins and multi-protein complexes. </w:t>
      </w:r>
      <w:r>
        <w:rPr>
          <w:i/>
        </w:rPr>
        <w:t>J. Struct. Biol.</w:t>
      </w:r>
      <w:r>
        <w:t xml:space="preserve">, </w:t>
      </w:r>
      <w:r>
        <w:rPr>
          <w:b/>
        </w:rPr>
        <w:t xml:space="preserve">173, </w:t>
      </w:r>
      <w:r>
        <w:t>530–540.</w:t>
      </w:r>
    </w:p>
    <w:p w14:paraId="5B1FD86D" w14:textId="77777777" w:rsidR="00540ADD" w:rsidRPr="00540ADD" w:rsidRDefault="00540ADD">
      <w:pPr>
        <w:pStyle w:val="RefText"/>
      </w:pPr>
      <w:r>
        <w:t xml:space="preserve">Rodrigues J.P.G.L. and Bonvin, A.M.J.J. (2014) Integrative computational modeling of protein interactions. </w:t>
      </w:r>
      <w:r>
        <w:rPr>
          <w:i/>
        </w:rPr>
        <w:t xml:space="preserve">FEBS J., </w:t>
      </w:r>
      <w:r>
        <w:rPr>
          <w:b/>
        </w:rPr>
        <w:t>281</w:t>
      </w:r>
      <w:r>
        <w:t>, 1988–2003.</w:t>
      </w:r>
    </w:p>
    <w:p w14:paraId="00A8BFAC" w14:textId="6ACC573C" w:rsidR="00463A47" w:rsidRDefault="009526C7">
      <w:pPr>
        <w:pStyle w:val="RefText"/>
      </w:pPr>
      <w:r>
        <w:t xml:space="preserve">Vajda, S. </w:t>
      </w:r>
      <w:r>
        <w:rPr>
          <w:i/>
        </w:rPr>
        <w:t xml:space="preserve">et al. </w:t>
      </w:r>
      <w:r>
        <w:t xml:space="preserve">(2013) Sampling and scoring: a marriage made in heaven. </w:t>
      </w:r>
      <w:r>
        <w:rPr>
          <w:i/>
        </w:rPr>
        <w:t xml:space="preserve">Proteins, </w:t>
      </w:r>
      <w:r w:rsidRPr="00D23913">
        <w:rPr>
          <w:b/>
        </w:rPr>
        <w:t>81</w:t>
      </w:r>
      <w:r w:rsidR="00D23913">
        <w:t>, 1874–1884.</w:t>
      </w:r>
    </w:p>
    <w:sectPr w:rsidR="00463A47" w:rsidSect="00887143">
      <w:headerReference w:type="even" r:id="rId16"/>
      <w:type w:val="continuous"/>
      <w:pgSz w:w="12240" w:h="15840" w:code="1"/>
      <w:pgMar w:top="1378" w:right="1077" w:bottom="1474" w:left="1077" w:header="703" w:footer="834" w:gutter="0"/>
      <w:cols w:num="2"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8C17F0" w14:textId="77777777" w:rsidR="00957BF9" w:rsidRDefault="00957BF9">
      <w:r>
        <w:separator/>
      </w:r>
    </w:p>
  </w:endnote>
  <w:endnote w:type="continuationSeparator" w:id="0">
    <w:p w14:paraId="02F1F1F6" w14:textId="77777777" w:rsidR="00957BF9" w:rsidRDefault="00957B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-Light">
    <w:altName w:val="Helvetica Light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7F81DE" w14:textId="77777777" w:rsidR="00957BF9" w:rsidRDefault="00957BF9">
    <w:pPr>
      <w:pStyle w:val="Footer"/>
    </w:pPr>
    <w:r>
      <w:rPr>
        <w:rFonts w:ascii="Helvetica" w:hAnsi="Helvetica"/>
        <w:b/>
        <w:noProof/>
      </w:rPr>
      <mc:AlternateContent>
        <mc:Choice Requires="wps">
          <w:drawing>
            <wp:anchor distT="0" distB="0" distL="114300" distR="114300" simplePos="0" relativeHeight="251658240" behindDoc="0" locked="1" layoutInCell="1" allowOverlap="0" wp14:anchorId="48646648" wp14:editId="4EB4C194">
              <wp:simplePos x="0" y="0"/>
              <wp:positionH relativeFrom="column">
                <wp:posOffset>0</wp:posOffset>
              </wp:positionH>
              <wp:positionV relativeFrom="page">
                <wp:posOffset>9353550</wp:posOffset>
              </wp:positionV>
              <wp:extent cx="6400800" cy="0"/>
              <wp:effectExtent l="12700" t="19050" r="25400" b="19050"/>
              <wp:wrapNone/>
              <wp:docPr id="4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6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0,736.5pt" to="7in,736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" o:allowoverlap="f" strokeweight=".5pt">
              <w10:wrap anchory="page"/>
              <w10:anchorlock/>
            </v:line>
          </w:pict>
        </mc:Fallback>
      </mc:AlternateConten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9209B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AFAAA8C" w14:textId="77777777" w:rsidR="00957BF9" w:rsidRDefault="00957BF9">
    <w:pPr>
      <w:pStyle w:val="Footer"/>
      <w:jc w:val="right"/>
    </w:pPr>
    <w:r>
      <w:rPr>
        <w:rFonts w:ascii="Helvetica" w:hAnsi="Helvetica"/>
        <w:b/>
        <w:noProof/>
      </w:rPr>
      <mc:AlternateContent>
        <mc:Choice Requires="wps">
          <w:drawing>
            <wp:anchor distT="0" distB="0" distL="114300" distR="114300" simplePos="0" relativeHeight="251659264" behindDoc="0" locked="1" layoutInCell="1" allowOverlap="0" wp14:anchorId="07733A6A" wp14:editId="6A949A58">
              <wp:simplePos x="0" y="0"/>
              <wp:positionH relativeFrom="column">
                <wp:posOffset>0</wp:posOffset>
              </wp:positionH>
              <wp:positionV relativeFrom="page">
                <wp:posOffset>9354185</wp:posOffset>
              </wp:positionV>
              <wp:extent cx="6400800" cy="0"/>
              <wp:effectExtent l="12700" t="6985" r="25400" b="31115"/>
              <wp:wrapNone/>
              <wp:docPr id="3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0,736.55pt" to="7in,736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" o:allowoverlap="f" strokeweight=".5pt">
              <w10:wrap anchory="page"/>
              <w10:anchorlock/>
            </v:line>
          </w:pict>
        </mc:Fallback>
      </mc:AlternateConten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7F6278">
      <w:rPr>
        <w:rStyle w:val="PageNumber"/>
        <w:noProof/>
      </w:rPr>
      <w:t>3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17CAB3" w14:textId="77777777" w:rsidR="00957BF9" w:rsidRDefault="00957BF9">
    <w:pPr>
      <w:pStyle w:val="CopyrightLine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7216" behindDoc="0" locked="1" layoutInCell="1" allowOverlap="0" wp14:anchorId="61F217C1" wp14:editId="1F8635A3">
              <wp:simplePos x="0" y="0"/>
              <wp:positionH relativeFrom="column">
                <wp:posOffset>0</wp:posOffset>
              </wp:positionH>
              <wp:positionV relativeFrom="page">
                <wp:posOffset>9378315</wp:posOffset>
              </wp:positionV>
              <wp:extent cx="6400800" cy="0"/>
              <wp:effectExtent l="12700" t="18415" r="25400" b="19685"/>
              <wp:wrapNone/>
              <wp:docPr id="2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5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0,738.45pt" to="7in,738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" o:allowoverlap="f" strokeweight="1pt">
              <w10:wrap anchory="page"/>
              <w10:anchorlock/>
            </v:line>
          </w:pict>
        </mc:Fallback>
      </mc:AlternateContent>
    </w:r>
    <w:r>
      <w:t>© Oxford University Press 2005</w:t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9209B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79460FD" w14:textId="77777777" w:rsidR="00957BF9" w:rsidRDefault="00957BF9">
      <w:pPr>
        <w:pStyle w:val="Footer"/>
        <w:tabs>
          <w:tab w:val="clear" w:pos="4320"/>
          <w:tab w:val="left" w:pos="4860"/>
        </w:tabs>
        <w:spacing w:line="200" w:lineRule="exact"/>
        <w:rPr>
          <w:u w:val="single" w:color="000000"/>
        </w:rPr>
      </w:pPr>
      <w:r>
        <w:rPr>
          <w:u w:val="single" w:color="000000"/>
        </w:rPr>
        <w:tab/>
      </w:r>
    </w:p>
  </w:footnote>
  <w:footnote w:type="continuationSeparator" w:id="0">
    <w:p w14:paraId="746A48BB" w14:textId="77777777" w:rsidR="00957BF9" w:rsidRDefault="00957BF9">
      <w:pPr>
        <w:pStyle w:val="FootnoteText"/>
        <w:rPr>
          <w:szCs w:val="24"/>
        </w:rPr>
      </w:pPr>
      <w:r>
        <w:continuationSeparator/>
      </w:r>
    </w:p>
  </w:footnote>
  <w:footnote w:type="continuationNotice" w:id="1">
    <w:p w14:paraId="223EF717" w14:textId="77777777" w:rsidR="00957BF9" w:rsidRDefault="00957BF9">
      <w:pPr>
        <w:pStyle w:val="Footer"/>
        <w:spacing w:line="14" w:lineRule="exact"/>
      </w:pPr>
    </w:p>
  </w:footnote>
  <w:footnote w:id="2">
    <w:p w14:paraId="64ECF867" w14:textId="77777777" w:rsidR="00957BF9" w:rsidRDefault="00957BF9">
      <w:pPr>
        <w:pStyle w:val="FootnoteText"/>
      </w:pPr>
      <w:r>
        <w:rPr>
          <w:rStyle w:val="FootnoteReference"/>
          <w:position w:val="-2"/>
        </w:rPr>
        <w:t>*</w:t>
      </w:r>
      <w:r>
        <w:t xml:space="preserve">To whom correspondence should be addressed. 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316144E" w14:textId="77777777" w:rsidR="00957BF9" w:rsidRDefault="00957BF9">
    <w:pPr>
      <w:pStyle w:val="Header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5168" behindDoc="0" locked="1" layoutInCell="1" allowOverlap="0" wp14:anchorId="431032AE" wp14:editId="5F7522AA">
              <wp:simplePos x="0" y="0"/>
              <wp:positionH relativeFrom="column">
                <wp:posOffset>0</wp:posOffset>
              </wp:positionH>
              <wp:positionV relativeFrom="page">
                <wp:posOffset>655320</wp:posOffset>
              </wp:positionV>
              <wp:extent cx="6400800" cy="0"/>
              <wp:effectExtent l="12700" t="7620" r="25400" b="30480"/>
              <wp:wrapNone/>
              <wp:docPr id="6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0,51.6pt" to="7in,51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" o:allowoverlap="f" strokeweight=".5pt">
              <w10:wrap anchory="page"/>
              <w10:anchorlock/>
            </v:line>
          </w:pict>
        </mc:Fallback>
      </mc:AlternateContent>
    </w:r>
    <w:r>
      <w:t>K.Takahashi et al.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7AB3E89" w14:textId="77777777" w:rsidR="00957BF9" w:rsidRDefault="00957BF9">
    <w:pPr>
      <w:pStyle w:val="Header"/>
      <w:jc w:val="right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6192" behindDoc="0" locked="1" layoutInCell="1" allowOverlap="0" wp14:anchorId="2BBFAB5A" wp14:editId="731D5C21">
              <wp:simplePos x="0" y="0"/>
              <wp:positionH relativeFrom="column">
                <wp:posOffset>0</wp:posOffset>
              </wp:positionH>
              <wp:positionV relativeFrom="page">
                <wp:posOffset>655320</wp:posOffset>
              </wp:positionV>
              <wp:extent cx="6400800" cy="0"/>
              <wp:effectExtent l="12700" t="7620" r="25400" b="30480"/>
              <wp:wrapNone/>
              <wp:docPr id="5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0,51.6pt" to="7in,51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" o:allowoverlap="f" strokeweight=".5pt">
              <w10:wrap anchory="page"/>
              <w10:anchorlock/>
            </v:line>
          </w:pict>
        </mc:Fallback>
      </mc:AlternateContent>
    </w:r>
    <w:r w:rsidR="00C9209B">
      <w:fldChar w:fldCharType="begin"/>
    </w:r>
    <w:r w:rsidR="00C9209B">
      <w:instrText xml:space="preserve"> STYLEREF "Article title" \* MERGEFORMAT </w:instrText>
    </w:r>
    <w:r w:rsidR="00C9209B">
      <w:fldChar w:fldCharType="separate"/>
    </w:r>
    <w:r w:rsidR="007F6278">
      <w:rPr>
        <w:noProof/>
      </w:rPr>
      <w:t>DisVis: Quantifying and visualizing accessible interaction space of distance-restrained biomolecular complexes</w:t>
    </w:r>
    <w:r w:rsidR="00C9209B"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A9ACE6" w14:textId="77777777" w:rsidR="00957BF9" w:rsidRDefault="00957BF9">
    <w:pPr>
      <w:pStyle w:val="Header"/>
      <w:spacing w:after="0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1" layoutInCell="1" allowOverlap="0" wp14:anchorId="7AC45E9E" wp14:editId="5A6EBA46">
              <wp:simplePos x="0" y="0"/>
              <wp:positionH relativeFrom="column">
                <wp:posOffset>0</wp:posOffset>
              </wp:positionH>
              <wp:positionV relativeFrom="page">
                <wp:posOffset>655320</wp:posOffset>
              </wp:positionV>
              <wp:extent cx="6400800" cy="0"/>
              <wp:effectExtent l="12700" t="7620" r="25400" b="30480"/>
              <wp:wrapNone/>
              <wp:docPr id="1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0,51.6pt" to="7in,51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" o:allowoverlap="f" strokeweight=".5pt">
              <w10:wrap anchory="page"/>
              <w10:anchorlock/>
            </v:line>
          </w:pict>
        </mc:Fallback>
      </mc:AlternateContent>
    </w:r>
    <w:r>
      <w:t>G.C.P. van Zundert and A.M.J.J. Bonvin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AB27A2"/>
    <w:multiLevelType w:val="multilevel"/>
    <w:tmpl w:val="892E409A"/>
    <w:lvl w:ilvl="0">
      <w:start w:val="1"/>
      <w:numFmt w:val="decimal"/>
      <w:isLgl/>
      <w:lvlText w:val="%1.1"/>
      <w:lvlJc w:val="left"/>
      <w:pPr>
        <w:tabs>
          <w:tab w:val="num" w:pos="544"/>
        </w:tabs>
        <w:ind w:left="544" w:hanging="544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>
    <w:nsid w:val="44F93A6F"/>
    <w:multiLevelType w:val="multilevel"/>
    <w:tmpl w:val="5E58B856"/>
    <w:lvl w:ilvl="0">
      <w:start w:val="1"/>
      <w:numFmt w:val="decimal"/>
      <w:isLgl/>
      <w:lvlText w:val="%1"/>
      <w:lvlJc w:val="left"/>
      <w:pPr>
        <w:tabs>
          <w:tab w:val="num" w:pos="360"/>
        </w:tabs>
        <w:ind w:left="350" w:hanging="35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>
    <w:nsid w:val="5E8312F6"/>
    <w:multiLevelType w:val="hybridMultilevel"/>
    <w:tmpl w:val="5F828634"/>
    <w:lvl w:ilvl="0" w:tplc="E52C5C26">
      <w:start w:val="1"/>
      <w:numFmt w:val="decimal"/>
      <w:pStyle w:val="NumberedList"/>
      <w:lvlText w:val="(%1)"/>
      <w:lvlJc w:val="left"/>
      <w:pPr>
        <w:tabs>
          <w:tab w:val="num" w:pos="720"/>
        </w:tabs>
        <w:ind w:left="720" w:hanging="5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63371086"/>
    <w:multiLevelType w:val="multilevel"/>
    <w:tmpl w:val="5B009628"/>
    <w:lvl w:ilvl="0">
      <w:start w:val="1"/>
      <w:numFmt w:val="decimal"/>
      <w:pStyle w:val="Heading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"/>
      <w:lvlJc w:val="left"/>
      <w:pPr>
        <w:tabs>
          <w:tab w:val="num" w:pos="544"/>
        </w:tabs>
        <w:ind w:left="544" w:hanging="54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4">
    <w:nsid w:val="6E690407"/>
    <w:multiLevelType w:val="hybridMultilevel"/>
    <w:tmpl w:val="B364AB5E"/>
    <w:lvl w:ilvl="0" w:tplc="B65EA458">
      <w:start w:val="1"/>
      <w:numFmt w:val="bullet"/>
      <w:pStyle w:val="BulletedList"/>
      <w:lvlText w:val=""/>
      <w:lvlJc w:val="left"/>
      <w:pPr>
        <w:tabs>
          <w:tab w:val="num" w:pos="560"/>
        </w:tabs>
        <w:ind w:left="560" w:hanging="39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7C8B3801"/>
    <w:multiLevelType w:val="multilevel"/>
    <w:tmpl w:val="DF0096DA"/>
    <w:lvl w:ilvl="0">
      <w:start w:val="1"/>
      <w:numFmt w:val="decimal"/>
      <w:isLgl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BHead"/>
      <w:isLgl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584" w:hanging="1584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3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mirrorMargin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20"/>
  <w:autoHyphenation/>
  <w:doNotHyphenateCaps/>
  <w:evenAndOddHeaders/>
  <w:drawingGridHorizontalSpacing w:val="100"/>
  <w:displayHorizontalDrawingGridEvery w:val="2"/>
  <w:displayVerticalDrawingGridEvery w:val="2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6D45"/>
    <w:rsid w:val="0001213C"/>
    <w:rsid w:val="00027CDE"/>
    <w:rsid w:val="00042492"/>
    <w:rsid w:val="000537C9"/>
    <w:rsid w:val="00056005"/>
    <w:rsid w:val="00082717"/>
    <w:rsid w:val="00087413"/>
    <w:rsid w:val="000A01B3"/>
    <w:rsid w:val="000A7A8F"/>
    <w:rsid w:val="000C5E3D"/>
    <w:rsid w:val="000E2349"/>
    <w:rsid w:val="000F3AFB"/>
    <w:rsid w:val="000F7C1D"/>
    <w:rsid w:val="00112BAB"/>
    <w:rsid w:val="00147EC5"/>
    <w:rsid w:val="00172B3A"/>
    <w:rsid w:val="001866FD"/>
    <w:rsid w:val="0019546B"/>
    <w:rsid w:val="001A5433"/>
    <w:rsid w:val="001A5509"/>
    <w:rsid w:val="001A76DD"/>
    <w:rsid w:val="00210DBF"/>
    <w:rsid w:val="002479DA"/>
    <w:rsid w:val="00270D67"/>
    <w:rsid w:val="00294E5E"/>
    <w:rsid w:val="002C26BE"/>
    <w:rsid w:val="002E50D4"/>
    <w:rsid w:val="002E7223"/>
    <w:rsid w:val="003042AA"/>
    <w:rsid w:val="00305801"/>
    <w:rsid w:val="0031036A"/>
    <w:rsid w:val="00310471"/>
    <w:rsid w:val="0031120A"/>
    <w:rsid w:val="00313C6B"/>
    <w:rsid w:val="00333B22"/>
    <w:rsid w:val="00341B9C"/>
    <w:rsid w:val="00345555"/>
    <w:rsid w:val="00365D22"/>
    <w:rsid w:val="003722C2"/>
    <w:rsid w:val="003824A6"/>
    <w:rsid w:val="00387CB9"/>
    <w:rsid w:val="00387D4D"/>
    <w:rsid w:val="00393910"/>
    <w:rsid w:val="003A35C3"/>
    <w:rsid w:val="003B0D65"/>
    <w:rsid w:val="003B2020"/>
    <w:rsid w:val="003B3D09"/>
    <w:rsid w:val="003E46A0"/>
    <w:rsid w:val="003F2BDF"/>
    <w:rsid w:val="003F383A"/>
    <w:rsid w:val="00401422"/>
    <w:rsid w:val="00402138"/>
    <w:rsid w:val="00420E99"/>
    <w:rsid w:val="00424C14"/>
    <w:rsid w:val="00426D56"/>
    <w:rsid w:val="00432EAE"/>
    <w:rsid w:val="00441943"/>
    <w:rsid w:val="004474FB"/>
    <w:rsid w:val="00447FF8"/>
    <w:rsid w:val="0045395D"/>
    <w:rsid w:val="0045527E"/>
    <w:rsid w:val="00462F0D"/>
    <w:rsid w:val="00463A47"/>
    <w:rsid w:val="00471B7D"/>
    <w:rsid w:val="00486E58"/>
    <w:rsid w:val="00493633"/>
    <w:rsid w:val="004A277F"/>
    <w:rsid w:val="004B2862"/>
    <w:rsid w:val="004D243F"/>
    <w:rsid w:val="004D6C9D"/>
    <w:rsid w:val="004D77EA"/>
    <w:rsid w:val="004E1218"/>
    <w:rsid w:val="004E2E83"/>
    <w:rsid w:val="004E44AC"/>
    <w:rsid w:val="004F7E02"/>
    <w:rsid w:val="00511597"/>
    <w:rsid w:val="00513EF8"/>
    <w:rsid w:val="00531707"/>
    <w:rsid w:val="00540ADD"/>
    <w:rsid w:val="00544ED1"/>
    <w:rsid w:val="00560DD4"/>
    <w:rsid w:val="00586F9A"/>
    <w:rsid w:val="005934B6"/>
    <w:rsid w:val="005A263C"/>
    <w:rsid w:val="005D3F93"/>
    <w:rsid w:val="005E569B"/>
    <w:rsid w:val="005E5809"/>
    <w:rsid w:val="005E5F0A"/>
    <w:rsid w:val="00600555"/>
    <w:rsid w:val="0060597D"/>
    <w:rsid w:val="00606F1B"/>
    <w:rsid w:val="00610DF6"/>
    <w:rsid w:val="00612D0E"/>
    <w:rsid w:val="00613390"/>
    <w:rsid w:val="006138EA"/>
    <w:rsid w:val="006360AE"/>
    <w:rsid w:val="00640825"/>
    <w:rsid w:val="00646F9E"/>
    <w:rsid w:val="00654050"/>
    <w:rsid w:val="00673721"/>
    <w:rsid w:val="00675695"/>
    <w:rsid w:val="006775E0"/>
    <w:rsid w:val="00680E9A"/>
    <w:rsid w:val="006906EC"/>
    <w:rsid w:val="006A647B"/>
    <w:rsid w:val="006B1494"/>
    <w:rsid w:val="006B7CF9"/>
    <w:rsid w:val="006C26D0"/>
    <w:rsid w:val="006E2B0F"/>
    <w:rsid w:val="006E3C1D"/>
    <w:rsid w:val="006E7F16"/>
    <w:rsid w:val="00704C12"/>
    <w:rsid w:val="007268A2"/>
    <w:rsid w:val="00727FE0"/>
    <w:rsid w:val="00755603"/>
    <w:rsid w:val="0075736E"/>
    <w:rsid w:val="0076498E"/>
    <w:rsid w:val="0077067C"/>
    <w:rsid w:val="00774405"/>
    <w:rsid w:val="00776D45"/>
    <w:rsid w:val="00782E02"/>
    <w:rsid w:val="007B049B"/>
    <w:rsid w:val="007B22C4"/>
    <w:rsid w:val="007D0C6D"/>
    <w:rsid w:val="007D2917"/>
    <w:rsid w:val="007F6278"/>
    <w:rsid w:val="00806348"/>
    <w:rsid w:val="00810B3C"/>
    <w:rsid w:val="00853D6D"/>
    <w:rsid w:val="00861418"/>
    <w:rsid w:val="00887143"/>
    <w:rsid w:val="008A06DC"/>
    <w:rsid w:val="008C28FA"/>
    <w:rsid w:val="008C4C29"/>
    <w:rsid w:val="008D4837"/>
    <w:rsid w:val="008D6051"/>
    <w:rsid w:val="008D752C"/>
    <w:rsid w:val="008E45F8"/>
    <w:rsid w:val="008F37A2"/>
    <w:rsid w:val="009057D1"/>
    <w:rsid w:val="00922CB3"/>
    <w:rsid w:val="00924D08"/>
    <w:rsid w:val="0093733E"/>
    <w:rsid w:val="00943558"/>
    <w:rsid w:val="00952567"/>
    <w:rsid w:val="009526C7"/>
    <w:rsid w:val="00957BF9"/>
    <w:rsid w:val="00957C81"/>
    <w:rsid w:val="00967DDD"/>
    <w:rsid w:val="00983C84"/>
    <w:rsid w:val="009911E6"/>
    <w:rsid w:val="00993201"/>
    <w:rsid w:val="0099435B"/>
    <w:rsid w:val="009968D0"/>
    <w:rsid w:val="009A3330"/>
    <w:rsid w:val="009D0F28"/>
    <w:rsid w:val="009D4834"/>
    <w:rsid w:val="009F13F2"/>
    <w:rsid w:val="009F5D20"/>
    <w:rsid w:val="00A0728E"/>
    <w:rsid w:val="00A07813"/>
    <w:rsid w:val="00A20268"/>
    <w:rsid w:val="00A4021B"/>
    <w:rsid w:val="00A845CF"/>
    <w:rsid w:val="00A852B1"/>
    <w:rsid w:val="00A96782"/>
    <w:rsid w:val="00AA0DB7"/>
    <w:rsid w:val="00AA1E5E"/>
    <w:rsid w:val="00AB6481"/>
    <w:rsid w:val="00AD03AB"/>
    <w:rsid w:val="00AD17CF"/>
    <w:rsid w:val="00AF7EB6"/>
    <w:rsid w:val="00B54212"/>
    <w:rsid w:val="00B611F8"/>
    <w:rsid w:val="00B6338C"/>
    <w:rsid w:val="00B652DF"/>
    <w:rsid w:val="00B65DF3"/>
    <w:rsid w:val="00B700A3"/>
    <w:rsid w:val="00B7282B"/>
    <w:rsid w:val="00B96FAB"/>
    <w:rsid w:val="00B97ED1"/>
    <w:rsid w:val="00BB4510"/>
    <w:rsid w:val="00BB499E"/>
    <w:rsid w:val="00BC7D17"/>
    <w:rsid w:val="00BD22E2"/>
    <w:rsid w:val="00BD55EA"/>
    <w:rsid w:val="00C105CD"/>
    <w:rsid w:val="00C22268"/>
    <w:rsid w:val="00C24D4E"/>
    <w:rsid w:val="00C31367"/>
    <w:rsid w:val="00C34A2D"/>
    <w:rsid w:val="00C34BC3"/>
    <w:rsid w:val="00C356F8"/>
    <w:rsid w:val="00C63566"/>
    <w:rsid w:val="00C73EF6"/>
    <w:rsid w:val="00C74758"/>
    <w:rsid w:val="00C80CC4"/>
    <w:rsid w:val="00C832CA"/>
    <w:rsid w:val="00C84C60"/>
    <w:rsid w:val="00C90D3D"/>
    <w:rsid w:val="00C9209B"/>
    <w:rsid w:val="00C961B6"/>
    <w:rsid w:val="00C96C37"/>
    <w:rsid w:val="00CA49AE"/>
    <w:rsid w:val="00CD1016"/>
    <w:rsid w:val="00CD2061"/>
    <w:rsid w:val="00CD2A5D"/>
    <w:rsid w:val="00CD45B2"/>
    <w:rsid w:val="00CD50CD"/>
    <w:rsid w:val="00CD55D8"/>
    <w:rsid w:val="00CD79B4"/>
    <w:rsid w:val="00CE5849"/>
    <w:rsid w:val="00CE7868"/>
    <w:rsid w:val="00CF59EF"/>
    <w:rsid w:val="00D07998"/>
    <w:rsid w:val="00D16657"/>
    <w:rsid w:val="00D20F0E"/>
    <w:rsid w:val="00D23913"/>
    <w:rsid w:val="00D317FB"/>
    <w:rsid w:val="00D3742B"/>
    <w:rsid w:val="00D71E03"/>
    <w:rsid w:val="00D7210C"/>
    <w:rsid w:val="00D832C9"/>
    <w:rsid w:val="00D83B8A"/>
    <w:rsid w:val="00D96E9F"/>
    <w:rsid w:val="00DA5A09"/>
    <w:rsid w:val="00DB1E96"/>
    <w:rsid w:val="00DB1EFB"/>
    <w:rsid w:val="00DB3748"/>
    <w:rsid w:val="00E16092"/>
    <w:rsid w:val="00E35C07"/>
    <w:rsid w:val="00E40B81"/>
    <w:rsid w:val="00E41ECC"/>
    <w:rsid w:val="00E47B6D"/>
    <w:rsid w:val="00E51AAA"/>
    <w:rsid w:val="00E54A64"/>
    <w:rsid w:val="00E5536F"/>
    <w:rsid w:val="00EB5445"/>
    <w:rsid w:val="00EB6846"/>
    <w:rsid w:val="00ED5AC9"/>
    <w:rsid w:val="00EF098A"/>
    <w:rsid w:val="00F00261"/>
    <w:rsid w:val="00F01AA9"/>
    <w:rsid w:val="00F049FD"/>
    <w:rsid w:val="00F04D06"/>
    <w:rsid w:val="00F07041"/>
    <w:rsid w:val="00F32393"/>
    <w:rsid w:val="00F5397E"/>
    <w:rsid w:val="00F6384F"/>
    <w:rsid w:val="00F70EAC"/>
    <w:rsid w:val="00F71341"/>
    <w:rsid w:val="00F779BE"/>
    <w:rsid w:val="00F77FE4"/>
    <w:rsid w:val="00F80954"/>
    <w:rsid w:val="00F9673F"/>
    <w:rsid w:val="00FB4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53088F2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Cs w:val="24"/>
    </w:rPr>
  </w:style>
  <w:style w:type="paragraph" w:styleId="Heading1">
    <w:name w:val="heading 1"/>
    <w:next w:val="Normal"/>
    <w:qFormat/>
    <w:pPr>
      <w:numPr>
        <w:numId w:val="6"/>
      </w:numPr>
      <w:spacing w:before="226" w:after="50" w:line="240" w:lineRule="exact"/>
      <w:ind w:left="357" w:hanging="357"/>
      <w:outlineLvl w:val="0"/>
    </w:pPr>
    <w:rPr>
      <w:rFonts w:ascii="Helvetica" w:hAnsi="Helvetica"/>
      <w:b/>
      <w:caps/>
    </w:rPr>
  </w:style>
  <w:style w:type="paragraph" w:styleId="Heading2">
    <w:name w:val="heading 2"/>
    <w:next w:val="Normal"/>
    <w:qFormat/>
    <w:pPr>
      <w:numPr>
        <w:ilvl w:val="1"/>
        <w:numId w:val="6"/>
      </w:numPr>
      <w:spacing w:before="110" w:after="52" w:line="240" w:lineRule="exact"/>
      <w:outlineLvl w:val="1"/>
    </w:pPr>
    <w:rPr>
      <w:b/>
      <w:bCs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  <w:spacing w:after="520" w:line="160" w:lineRule="exact"/>
    </w:pPr>
    <w:rPr>
      <w:rFonts w:ascii="Helvetica" w:hAnsi="Helvetica"/>
      <w:b/>
      <w:i/>
      <w:sz w:val="16"/>
    </w:rPr>
  </w:style>
  <w:style w:type="character" w:styleId="LineNumber">
    <w:name w:val="line number"/>
    <w:basedOn w:val="DefaultParagraphFont"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pPr>
      <w:spacing w:before="20" w:line="200" w:lineRule="exact"/>
    </w:pPr>
    <w:rPr>
      <w:rFonts w:ascii="Times New Roman" w:hAnsi="Times New Roman"/>
      <w:sz w:val="16"/>
      <w:szCs w:val="20"/>
    </w:rPr>
  </w:style>
  <w:style w:type="paragraph" w:customStyle="1" w:styleId="Catchline">
    <w:name w:val="Catchline"/>
    <w:pPr>
      <w:spacing w:before="140" w:line="160" w:lineRule="exact"/>
      <w:jc w:val="right"/>
    </w:pPr>
    <w:rPr>
      <w:rFonts w:ascii="Helvetica" w:hAnsi="Helvetica"/>
      <w:i/>
      <w:sz w:val="16"/>
    </w:rPr>
  </w:style>
  <w:style w:type="paragraph" w:customStyle="1" w:styleId="DOILine">
    <w:name w:val="DOI Line"/>
    <w:basedOn w:val="Catchline"/>
    <w:pPr>
      <w:spacing w:before="44"/>
    </w:pPr>
  </w:style>
  <w:style w:type="paragraph" w:customStyle="1" w:styleId="Articletitle">
    <w:name w:val="Article title"/>
    <w:pPr>
      <w:spacing w:before="92" w:line="420" w:lineRule="exact"/>
    </w:pPr>
    <w:rPr>
      <w:rFonts w:ascii="Helvetica" w:hAnsi="Helvetica"/>
      <w:b/>
      <w:sz w:val="32"/>
    </w:rPr>
  </w:style>
  <w:style w:type="paragraph" w:customStyle="1" w:styleId="Authorname">
    <w:name w:val="Author name"/>
    <w:pPr>
      <w:spacing w:before="70" w:line="300" w:lineRule="exact"/>
    </w:pPr>
    <w:rPr>
      <w:rFonts w:ascii="Helvetica-Light" w:hAnsi="Helvetica-Light"/>
      <w:iCs/>
      <w:sz w:val="26"/>
    </w:rPr>
  </w:style>
  <w:style w:type="paragraph" w:customStyle="1" w:styleId="Affilation">
    <w:name w:val="Affilation"/>
    <w:basedOn w:val="Authorname"/>
    <w:pPr>
      <w:spacing w:before="40" w:after="52" w:line="240" w:lineRule="exact"/>
    </w:pPr>
    <w:rPr>
      <w:sz w:val="20"/>
    </w:rPr>
  </w:style>
  <w:style w:type="paragraph" w:customStyle="1" w:styleId="Received">
    <w:name w:val="Received"/>
    <w:basedOn w:val="Affilation"/>
    <w:pPr>
      <w:spacing w:before="0" w:after="294"/>
    </w:pPr>
    <w:rPr>
      <w:sz w:val="16"/>
    </w:rPr>
  </w:style>
  <w:style w:type="paragraph" w:customStyle="1" w:styleId="AbstractHead">
    <w:name w:val="Abstract Head"/>
    <w:pPr>
      <w:spacing w:before="210" w:after="10" w:line="220" w:lineRule="exact"/>
      <w:jc w:val="both"/>
    </w:pPr>
    <w:rPr>
      <w:rFonts w:ascii="Helvetica" w:hAnsi="Helvetica"/>
      <w:b/>
      <w:caps/>
      <w:sz w:val="16"/>
    </w:rPr>
  </w:style>
  <w:style w:type="paragraph" w:customStyle="1" w:styleId="AbstractText">
    <w:name w:val="Abstract Text"/>
    <w:pPr>
      <w:spacing w:line="220" w:lineRule="exact"/>
      <w:jc w:val="both"/>
    </w:pPr>
    <w:rPr>
      <w:rFonts w:ascii="Helvetica" w:hAnsi="Helvetica"/>
      <w:sz w:val="16"/>
    </w:rPr>
  </w:style>
  <w:style w:type="paragraph" w:customStyle="1" w:styleId="Para">
    <w:name w:val="Para"/>
    <w:pPr>
      <w:spacing w:line="220" w:lineRule="exact"/>
      <w:ind w:firstLine="170"/>
      <w:jc w:val="both"/>
    </w:pPr>
    <w:rPr>
      <w:sz w:val="18"/>
    </w:rPr>
  </w:style>
  <w:style w:type="paragraph" w:customStyle="1" w:styleId="ParaNoInd">
    <w:name w:val="ParaNoInd"/>
    <w:basedOn w:val="Para"/>
    <w:pPr>
      <w:ind w:firstLine="0"/>
    </w:p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rFonts w:ascii="Helvetica" w:hAnsi="Helvetica"/>
      <w:b/>
      <w:sz w:val="18"/>
    </w:rPr>
  </w:style>
  <w:style w:type="paragraph" w:customStyle="1" w:styleId="Ahead">
    <w:name w:val="A head"/>
    <w:basedOn w:val="Heading1"/>
    <w:pPr>
      <w:numPr>
        <w:numId w:val="0"/>
      </w:numPr>
    </w:pPr>
  </w:style>
  <w:style w:type="paragraph" w:styleId="BlockText">
    <w:name w:val="Block Text"/>
    <w:basedOn w:val="Normal"/>
    <w:pPr>
      <w:spacing w:after="120"/>
      <w:ind w:left="1440" w:right="1440"/>
    </w:pPr>
  </w:style>
  <w:style w:type="character" w:customStyle="1" w:styleId="Chead">
    <w:name w:val="C head"/>
    <w:rPr>
      <w:rFonts w:ascii="Times New Roman" w:hAnsi="Times New Roman"/>
      <w:i/>
      <w:sz w:val="18"/>
    </w:rPr>
  </w:style>
  <w:style w:type="paragraph" w:customStyle="1" w:styleId="ParawithChead">
    <w:name w:val="Para with C head"/>
    <w:basedOn w:val="ParaNoInd"/>
    <w:pPr>
      <w:spacing w:before="126"/>
    </w:pPr>
  </w:style>
  <w:style w:type="paragraph" w:customStyle="1" w:styleId="NumberedList">
    <w:name w:val="Numbered List"/>
    <w:basedOn w:val="ParaNoInd"/>
    <w:pPr>
      <w:numPr>
        <w:numId w:val="1"/>
      </w:numPr>
      <w:tabs>
        <w:tab w:val="clear" w:pos="720"/>
        <w:tab w:val="left" w:pos="560"/>
      </w:tabs>
      <w:spacing w:before="60"/>
      <w:ind w:left="560" w:hanging="390"/>
    </w:pPr>
  </w:style>
  <w:style w:type="paragraph" w:customStyle="1" w:styleId="NumberedListfirst">
    <w:name w:val="Numbered List first"/>
    <w:basedOn w:val="NumberedList"/>
    <w:pPr>
      <w:spacing w:before="120"/>
    </w:pPr>
  </w:style>
  <w:style w:type="paragraph" w:customStyle="1" w:styleId="NumberedListlast">
    <w:name w:val="Numbered List last"/>
    <w:basedOn w:val="NumberedList"/>
    <w:pPr>
      <w:spacing w:after="120"/>
    </w:pPr>
  </w:style>
  <w:style w:type="paragraph" w:customStyle="1" w:styleId="BulletedList">
    <w:name w:val="Bulleted List"/>
    <w:basedOn w:val="ParaNoInd"/>
    <w:pPr>
      <w:numPr>
        <w:numId w:val="2"/>
      </w:numPr>
      <w:tabs>
        <w:tab w:val="clear" w:pos="560"/>
        <w:tab w:val="left" w:pos="374"/>
      </w:tabs>
      <w:spacing w:before="60"/>
      <w:ind w:left="374" w:hanging="204"/>
    </w:pPr>
  </w:style>
  <w:style w:type="paragraph" w:customStyle="1" w:styleId="BulletedListfirst">
    <w:name w:val="Bulleted List first"/>
    <w:basedOn w:val="BulletedList"/>
    <w:pPr>
      <w:spacing w:before="120"/>
    </w:pPr>
  </w:style>
  <w:style w:type="paragraph" w:customStyle="1" w:styleId="BulletedListlast">
    <w:name w:val="Bulleted List last"/>
    <w:basedOn w:val="BulletedList"/>
    <w:pPr>
      <w:spacing w:after="120"/>
    </w:pPr>
  </w:style>
  <w:style w:type="paragraph" w:customStyle="1" w:styleId="MTDisplayEquation">
    <w:name w:val="MTDisplayEquation"/>
    <w:basedOn w:val="ParaNoInd"/>
    <w:next w:val="Normal"/>
    <w:pPr>
      <w:tabs>
        <w:tab w:val="center" w:pos="2440"/>
        <w:tab w:val="right" w:pos="4860"/>
      </w:tabs>
    </w:pPr>
  </w:style>
  <w:style w:type="paragraph" w:customStyle="1" w:styleId="CopyrightLine">
    <w:name w:val="CopyrightLine"/>
    <w:basedOn w:val="Footer"/>
    <w:pPr>
      <w:tabs>
        <w:tab w:val="clear" w:pos="4320"/>
        <w:tab w:val="clear" w:pos="8640"/>
        <w:tab w:val="right" w:pos="10080"/>
      </w:tabs>
      <w:spacing w:line="200" w:lineRule="exact"/>
    </w:pPr>
    <w:rPr>
      <w:rFonts w:ascii="Helvetica" w:hAnsi="Helvetica"/>
      <w:sz w:val="14"/>
    </w:rPr>
  </w:style>
  <w:style w:type="paragraph" w:customStyle="1" w:styleId="UnnumberedList">
    <w:name w:val="Unnumbered List"/>
    <w:basedOn w:val="ParaNoInd"/>
    <w:pPr>
      <w:ind w:left="400" w:hanging="400"/>
    </w:pPr>
  </w:style>
  <w:style w:type="paragraph" w:customStyle="1" w:styleId="UnnumberedListfirst">
    <w:name w:val="Unnumbered List first"/>
    <w:basedOn w:val="UnnumberedList"/>
    <w:pPr>
      <w:spacing w:before="120"/>
    </w:pPr>
  </w:style>
  <w:style w:type="paragraph" w:customStyle="1" w:styleId="UnnumberedListlast">
    <w:name w:val="Unnumbered List last"/>
    <w:basedOn w:val="UnnumberedList"/>
    <w:pPr>
      <w:spacing w:after="120"/>
    </w:pPr>
  </w:style>
  <w:style w:type="character" w:styleId="Hyperlink">
    <w:name w:val="Hyperlink"/>
    <w:rsid w:val="009968D0"/>
    <w:rPr>
      <w:color w:val="0000FF"/>
      <w:u w:val="single"/>
    </w:rPr>
  </w:style>
  <w:style w:type="paragraph" w:customStyle="1" w:styleId="EquationDisplay">
    <w:name w:val="Equation Display"/>
    <w:basedOn w:val="MTDisplayEquation"/>
    <w:pPr>
      <w:spacing w:before="120" w:after="120" w:line="240" w:lineRule="auto"/>
    </w:pPr>
  </w:style>
  <w:style w:type="paragraph" w:customStyle="1" w:styleId="FigureCaption">
    <w:name w:val="Figure Caption"/>
    <w:pPr>
      <w:spacing w:before="290" w:after="240" w:line="200" w:lineRule="exact"/>
      <w:jc w:val="both"/>
    </w:pPr>
    <w:rPr>
      <w:sz w:val="16"/>
    </w:rPr>
  </w:style>
  <w:style w:type="paragraph" w:customStyle="1" w:styleId="Tablecaption">
    <w:name w:val="Table caption"/>
    <w:pPr>
      <w:spacing w:before="240" w:after="260" w:line="200" w:lineRule="exact"/>
    </w:pPr>
    <w:rPr>
      <w:sz w:val="16"/>
    </w:rPr>
  </w:style>
  <w:style w:type="paragraph" w:customStyle="1" w:styleId="Tablebody">
    <w:name w:val="Table body"/>
    <w:pPr>
      <w:spacing w:line="200" w:lineRule="exact"/>
      <w:ind w:left="160" w:hanging="160"/>
    </w:pPr>
    <w:rPr>
      <w:sz w:val="16"/>
    </w:rPr>
  </w:style>
  <w:style w:type="paragraph" w:customStyle="1" w:styleId="TableColumnhead">
    <w:name w:val="Table Column head"/>
    <w:basedOn w:val="Tablebody"/>
    <w:pPr>
      <w:spacing w:before="80" w:after="140"/>
    </w:pPr>
  </w:style>
  <w:style w:type="paragraph" w:customStyle="1" w:styleId="Tablebodyfirst">
    <w:name w:val="Table body first"/>
    <w:basedOn w:val="Tablebody"/>
    <w:pPr>
      <w:spacing w:before="90"/>
    </w:pPr>
  </w:style>
  <w:style w:type="paragraph" w:customStyle="1" w:styleId="Tablebodylast">
    <w:name w:val="Table body last"/>
    <w:basedOn w:val="Tablebody"/>
    <w:pPr>
      <w:spacing w:after="134"/>
    </w:pPr>
  </w:style>
  <w:style w:type="paragraph" w:customStyle="1" w:styleId="Tablefootnote">
    <w:name w:val="Table footnote"/>
    <w:pPr>
      <w:spacing w:before="80" w:line="180" w:lineRule="exact"/>
      <w:jc w:val="both"/>
    </w:pPr>
    <w:rPr>
      <w:sz w:val="14"/>
    </w:rPr>
  </w:style>
  <w:style w:type="paragraph" w:customStyle="1" w:styleId="AckHead">
    <w:name w:val="Ack Head"/>
    <w:basedOn w:val="Ahead"/>
  </w:style>
  <w:style w:type="paragraph" w:customStyle="1" w:styleId="AckText">
    <w:name w:val="Ack Text"/>
    <w:basedOn w:val="ParaNoInd"/>
  </w:style>
  <w:style w:type="paragraph" w:customStyle="1" w:styleId="RefHead">
    <w:name w:val="Ref Head"/>
    <w:basedOn w:val="Ahead"/>
  </w:style>
  <w:style w:type="paragraph" w:customStyle="1" w:styleId="RefText">
    <w:name w:val="Ref Text"/>
    <w:pPr>
      <w:spacing w:line="180" w:lineRule="exact"/>
      <w:ind w:left="227" w:hanging="227"/>
      <w:jc w:val="both"/>
    </w:pPr>
    <w:rPr>
      <w:sz w:val="14"/>
    </w:rPr>
  </w:style>
  <w:style w:type="paragraph" w:customStyle="1" w:styleId="BHead">
    <w:name w:val="B Head"/>
    <w:pPr>
      <w:numPr>
        <w:ilvl w:val="1"/>
        <w:numId w:val="8"/>
      </w:numPr>
      <w:spacing w:before="100" w:after="60" w:line="260" w:lineRule="exact"/>
      <w:outlineLvl w:val="1"/>
    </w:pPr>
    <w:rPr>
      <w:rFonts w:ascii="Helvetica" w:hAnsi="Helvetica"/>
      <w:b/>
    </w:rPr>
  </w:style>
  <w:style w:type="paragraph" w:styleId="HTMLAddress">
    <w:name w:val="HTML Address"/>
    <w:basedOn w:val="Normal"/>
    <w:rPr>
      <w:i/>
      <w:iCs/>
    </w:rPr>
  </w:style>
  <w:style w:type="paragraph" w:customStyle="1" w:styleId="ArticleType">
    <w:name w:val="Article Type"/>
    <w:pPr>
      <w:spacing w:before="160"/>
    </w:pPr>
    <w:rPr>
      <w:rFonts w:ascii="Helvetica" w:hAnsi="Helvetica"/>
      <w:i/>
      <w:sz w:val="24"/>
    </w:rPr>
  </w:style>
  <w:style w:type="paragraph" w:customStyle="1" w:styleId="Para0">
    <w:name w:val="&lt;Para&gt;"/>
    <w:basedOn w:val="Para"/>
    <w:pPr>
      <w:spacing w:line="200" w:lineRule="exact"/>
    </w:pPr>
    <w:rPr>
      <w:sz w:val="16"/>
    </w:rPr>
  </w:style>
  <w:style w:type="paragraph" w:customStyle="1" w:styleId="ParaNoInd0">
    <w:name w:val="&lt;ParaNoInd&gt;"/>
    <w:basedOn w:val="ParaNoInd"/>
    <w:pPr>
      <w:spacing w:line="200" w:lineRule="exact"/>
    </w:pPr>
    <w:rPr>
      <w:sz w:val="16"/>
    </w:rPr>
  </w:style>
  <w:style w:type="paragraph" w:customStyle="1" w:styleId="ParawithChead0">
    <w:name w:val="&lt;Para with C head&gt;"/>
    <w:basedOn w:val="ParawithChead"/>
    <w:pPr>
      <w:spacing w:line="200" w:lineRule="exact"/>
    </w:pPr>
    <w:rPr>
      <w:sz w:val="16"/>
    </w:rPr>
  </w:style>
  <w:style w:type="paragraph" w:customStyle="1" w:styleId="EquationDisplay0">
    <w:name w:val="&lt;Equation Display&gt;"/>
    <w:basedOn w:val="EquationDisplay"/>
    <w:rPr>
      <w:sz w:val="16"/>
    </w:rPr>
  </w:style>
  <w:style w:type="paragraph" w:customStyle="1" w:styleId="FigureCaption0">
    <w:name w:val="&lt;Figure Caption&gt;"/>
    <w:basedOn w:val="FigureCaption"/>
    <w:pPr>
      <w:spacing w:line="180" w:lineRule="exact"/>
    </w:pPr>
    <w:rPr>
      <w:sz w:val="14"/>
    </w:rPr>
  </w:style>
  <w:style w:type="paragraph" w:customStyle="1" w:styleId="Tablebody0">
    <w:name w:val="&lt;Table body&gt;"/>
    <w:basedOn w:val="Tablebody"/>
    <w:pPr>
      <w:spacing w:line="180" w:lineRule="exact"/>
      <w:ind w:left="159" w:hanging="159"/>
    </w:pPr>
    <w:rPr>
      <w:sz w:val="14"/>
    </w:rPr>
  </w:style>
  <w:style w:type="paragraph" w:customStyle="1" w:styleId="Tablebodyfirst0">
    <w:name w:val="&lt;Table body first&gt;"/>
    <w:basedOn w:val="Tablebodyfirst"/>
    <w:pPr>
      <w:spacing w:line="180" w:lineRule="exact"/>
      <w:ind w:left="159" w:hanging="159"/>
    </w:pPr>
    <w:rPr>
      <w:sz w:val="14"/>
    </w:rPr>
  </w:style>
  <w:style w:type="paragraph" w:customStyle="1" w:styleId="Tablebodylast0">
    <w:name w:val="&lt;Table body last&gt;"/>
    <w:basedOn w:val="Tablebodylast"/>
    <w:pPr>
      <w:spacing w:line="180" w:lineRule="exact"/>
      <w:ind w:left="159" w:hanging="159"/>
    </w:pPr>
  </w:style>
  <w:style w:type="paragraph" w:customStyle="1" w:styleId="Tablecaption0">
    <w:name w:val="&lt;Table caption&gt;"/>
    <w:basedOn w:val="Tablecaption"/>
    <w:pPr>
      <w:spacing w:line="180" w:lineRule="exact"/>
    </w:pPr>
  </w:style>
  <w:style w:type="paragraph" w:customStyle="1" w:styleId="TableColumnhead0">
    <w:name w:val="&lt;Table Column head&gt;"/>
    <w:basedOn w:val="TableColumnhead"/>
    <w:pPr>
      <w:spacing w:line="180" w:lineRule="exact"/>
      <w:ind w:left="159" w:hanging="159"/>
    </w:pPr>
    <w:rPr>
      <w:sz w:val="14"/>
    </w:rPr>
  </w:style>
  <w:style w:type="paragraph" w:customStyle="1" w:styleId="Tablefootnote0">
    <w:name w:val="&lt;Table footnote&gt;"/>
    <w:basedOn w:val="Tablefootnote"/>
    <w:pPr>
      <w:spacing w:line="160" w:lineRule="exact"/>
    </w:pPr>
    <w:rPr>
      <w:sz w:val="12"/>
    </w:rPr>
  </w:style>
  <w:style w:type="paragraph" w:customStyle="1" w:styleId="NumberedList0">
    <w:name w:val="&lt;Numbered List&gt;"/>
    <w:basedOn w:val="NumberedList"/>
    <w:pPr>
      <w:spacing w:line="200" w:lineRule="exact"/>
      <w:ind w:left="561" w:hanging="391"/>
    </w:pPr>
    <w:rPr>
      <w:sz w:val="16"/>
    </w:rPr>
  </w:style>
  <w:style w:type="paragraph" w:customStyle="1" w:styleId="NumberedListfirst0">
    <w:name w:val="&lt;Numbered List first&gt;"/>
    <w:basedOn w:val="NumberedListfirst"/>
    <w:pPr>
      <w:spacing w:line="200" w:lineRule="exact"/>
      <w:ind w:left="561" w:hanging="391"/>
    </w:pPr>
    <w:rPr>
      <w:sz w:val="16"/>
    </w:rPr>
  </w:style>
  <w:style w:type="paragraph" w:customStyle="1" w:styleId="NumberedListlast0">
    <w:name w:val="&lt;Numbered List last&gt;"/>
    <w:basedOn w:val="NumberedListlast"/>
    <w:pPr>
      <w:spacing w:line="200" w:lineRule="exact"/>
      <w:ind w:left="561" w:hanging="391"/>
    </w:pPr>
    <w:rPr>
      <w:sz w:val="16"/>
    </w:rPr>
  </w:style>
  <w:style w:type="paragraph" w:customStyle="1" w:styleId="BulletedList0">
    <w:name w:val="&lt;Bulleted List&gt;"/>
    <w:basedOn w:val="BulletedList"/>
    <w:pPr>
      <w:spacing w:line="200" w:lineRule="exact"/>
    </w:pPr>
    <w:rPr>
      <w:sz w:val="16"/>
    </w:rPr>
  </w:style>
  <w:style w:type="paragraph" w:customStyle="1" w:styleId="BulletedListfirst0">
    <w:name w:val="&lt;Bulleted List first&gt;"/>
    <w:basedOn w:val="BulletedListfirst"/>
    <w:pPr>
      <w:spacing w:line="200" w:lineRule="exact"/>
    </w:pPr>
    <w:rPr>
      <w:sz w:val="16"/>
    </w:rPr>
  </w:style>
  <w:style w:type="paragraph" w:customStyle="1" w:styleId="BulletedListlast0">
    <w:name w:val="&lt;Bulleted List last&gt;"/>
    <w:basedOn w:val="BulletedListlast"/>
    <w:pPr>
      <w:spacing w:line="200" w:lineRule="exact"/>
    </w:pPr>
    <w:rPr>
      <w:sz w:val="16"/>
    </w:rPr>
  </w:style>
  <w:style w:type="paragraph" w:customStyle="1" w:styleId="UnnumberedList0">
    <w:name w:val="&lt;Unnumbered List&gt;"/>
    <w:basedOn w:val="UnnumberedList"/>
    <w:pPr>
      <w:spacing w:line="200" w:lineRule="exact"/>
      <w:ind w:left="403" w:hanging="403"/>
    </w:pPr>
    <w:rPr>
      <w:sz w:val="16"/>
    </w:rPr>
  </w:style>
  <w:style w:type="paragraph" w:customStyle="1" w:styleId="UnnumberedListfirst0">
    <w:name w:val="&lt;Unnumbered List first&gt;"/>
    <w:basedOn w:val="UnnumberedListfirst"/>
    <w:pPr>
      <w:spacing w:line="200" w:lineRule="exact"/>
      <w:ind w:left="403" w:hanging="403"/>
    </w:pPr>
    <w:rPr>
      <w:sz w:val="16"/>
    </w:rPr>
  </w:style>
  <w:style w:type="paragraph" w:customStyle="1" w:styleId="UnnumberedListlast0">
    <w:name w:val="&lt;Unnumbered List last&gt;"/>
    <w:basedOn w:val="UnnumberedListlast"/>
    <w:pPr>
      <w:spacing w:line="200" w:lineRule="exact"/>
      <w:ind w:left="403" w:hanging="403"/>
    </w:pPr>
    <w:rPr>
      <w:sz w:val="16"/>
    </w:rPr>
  </w:style>
  <w:style w:type="paragraph" w:styleId="Caption">
    <w:name w:val="caption"/>
    <w:basedOn w:val="Normal"/>
    <w:next w:val="Normal"/>
    <w:unhideWhenUsed/>
    <w:qFormat/>
    <w:rsid w:val="00952567"/>
    <w:rPr>
      <w:b/>
      <w:bCs/>
      <w:szCs w:val="20"/>
    </w:rPr>
  </w:style>
  <w:style w:type="paragraph" w:styleId="BalloonText">
    <w:name w:val="Balloon Text"/>
    <w:basedOn w:val="Normal"/>
    <w:link w:val="BalloonTextChar"/>
    <w:rsid w:val="00DA5A09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rsid w:val="00DA5A09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rsid w:val="0076498E"/>
    <w:rPr>
      <w:sz w:val="18"/>
      <w:szCs w:val="18"/>
    </w:rPr>
  </w:style>
  <w:style w:type="paragraph" w:styleId="CommentText">
    <w:name w:val="annotation text"/>
    <w:basedOn w:val="Normal"/>
    <w:link w:val="CommentTextChar"/>
    <w:rsid w:val="0076498E"/>
    <w:rPr>
      <w:sz w:val="24"/>
    </w:rPr>
  </w:style>
  <w:style w:type="character" w:customStyle="1" w:styleId="CommentTextChar">
    <w:name w:val="Comment Text Char"/>
    <w:link w:val="CommentText"/>
    <w:rsid w:val="0076498E"/>
    <w:rPr>
      <w:rFonts w:ascii="Times" w:hAnsi="Times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76498E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rsid w:val="0076498E"/>
    <w:rPr>
      <w:rFonts w:ascii="Times" w:hAnsi="Times"/>
      <w:b/>
      <w:bCs/>
      <w:sz w:val="24"/>
      <w:szCs w:val="24"/>
    </w:rPr>
  </w:style>
  <w:style w:type="paragraph" w:styleId="Revision">
    <w:name w:val="Revision"/>
    <w:hidden/>
    <w:uiPriority w:val="99"/>
    <w:semiHidden/>
    <w:rsid w:val="00C80CC4"/>
    <w:rPr>
      <w:rFonts w:ascii="Times" w:hAnsi="Times"/>
      <w:szCs w:val="24"/>
    </w:rPr>
  </w:style>
  <w:style w:type="character" w:styleId="PlaceholderText">
    <w:name w:val="Placeholder Text"/>
    <w:basedOn w:val="DefaultParagraphFont"/>
    <w:uiPriority w:val="99"/>
    <w:semiHidden/>
    <w:rsid w:val="00640825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Cs w:val="24"/>
    </w:rPr>
  </w:style>
  <w:style w:type="paragraph" w:styleId="Heading1">
    <w:name w:val="heading 1"/>
    <w:next w:val="Normal"/>
    <w:qFormat/>
    <w:pPr>
      <w:numPr>
        <w:numId w:val="6"/>
      </w:numPr>
      <w:spacing w:before="226" w:after="50" w:line="240" w:lineRule="exact"/>
      <w:ind w:left="357" w:hanging="357"/>
      <w:outlineLvl w:val="0"/>
    </w:pPr>
    <w:rPr>
      <w:rFonts w:ascii="Helvetica" w:hAnsi="Helvetica"/>
      <w:b/>
      <w:caps/>
    </w:rPr>
  </w:style>
  <w:style w:type="paragraph" w:styleId="Heading2">
    <w:name w:val="heading 2"/>
    <w:next w:val="Normal"/>
    <w:qFormat/>
    <w:pPr>
      <w:numPr>
        <w:ilvl w:val="1"/>
        <w:numId w:val="6"/>
      </w:numPr>
      <w:spacing w:before="110" w:after="52" w:line="240" w:lineRule="exact"/>
      <w:outlineLvl w:val="1"/>
    </w:pPr>
    <w:rPr>
      <w:b/>
      <w:bCs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  <w:spacing w:after="520" w:line="160" w:lineRule="exact"/>
    </w:pPr>
    <w:rPr>
      <w:rFonts w:ascii="Helvetica" w:hAnsi="Helvetica"/>
      <w:b/>
      <w:i/>
      <w:sz w:val="16"/>
    </w:rPr>
  </w:style>
  <w:style w:type="character" w:styleId="LineNumber">
    <w:name w:val="line number"/>
    <w:basedOn w:val="DefaultParagraphFont"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pPr>
      <w:spacing w:before="20" w:line="200" w:lineRule="exact"/>
    </w:pPr>
    <w:rPr>
      <w:rFonts w:ascii="Times New Roman" w:hAnsi="Times New Roman"/>
      <w:sz w:val="16"/>
      <w:szCs w:val="20"/>
    </w:rPr>
  </w:style>
  <w:style w:type="paragraph" w:customStyle="1" w:styleId="Catchline">
    <w:name w:val="Catchline"/>
    <w:pPr>
      <w:spacing w:before="140" w:line="160" w:lineRule="exact"/>
      <w:jc w:val="right"/>
    </w:pPr>
    <w:rPr>
      <w:rFonts w:ascii="Helvetica" w:hAnsi="Helvetica"/>
      <w:i/>
      <w:sz w:val="16"/>
    </w:rPr>
  </w:style>
  <w:style w:type="paragraph" w:customStyle="1" w:styleId="DOILine">
    <w:name w:val="DOI Line"/>
    <w:basedOn w:val="Catchline"/>
    <w:pPr>
      <w:spacing w:before="44"/>
    </w:pPr>
  </w:style>
  <w:style w:type="paragraph" w:customStyle="1" w:styleId="Articletitle">
    <w:name w:val="Article title"/>
    <w:pPr>
      <w:spacing w:before="92" w:line="420" w:lineRule="exact"/>
    </w:pPr>
    <w:rPr>
      <w:rFonts w:ascii="Helvetica" w:hAnsi="Helvetica"/>
      <w:b/>
      <w:sz w:val="32"/>
    </w:rPr>
  </w:style>
  <w:style w:type="paragraph" w:customStyle="1" w:styleId="Authorname">
    <w:name w:val="Author name"/>
    <w:pPr>
      <w:spacing w:before="70" w:line="300" w:lineRule="exact"/>
    </w:pPr>
    <w:rPr>
      <w:rFonts w:ascii="Helvetica-Light" w:hAnsi="Helvetica-Light"/>
      <w:iCs/>
      <w:sz w:val="26"/>
    </w:rPr>
  </w:style>
  <w:style w:type="paragraph" w:customStyle="1" w:styleId="Affilation">
    <w:name w:val="Affilation"/>
    <w:basedOn w:val="Authorname"/>
    <w:pPr>
      <w:spacing w:before="40" w:after="52" w:line="240" w:lineRule="exact"/>
    </w:pPr>
    <w:rPr>
      <w:sz w:val="20"/>
    </w:rPr>
  </w:style>
  <w:style w:type="paragraph" w:customStyle="1" w:styleId="Received">
    <w:name w:val="Received"/>
    <w:basedOn w:val="Affilation"/>
    <w:pPr>
      <w:spacing w:before="0" w:after="294"/>
    </w:pPr>
    <w:rPr>
      <w:sz w:val="16"/>
    </w:rPr>
  </w:style>
  <w:style w:type="paragraph" w:customStyle="1" w:styleId="AbstractHead">
    <w:name w:val="Abstract Head"/>
    <w:pPr>
      <w:spacing w:before="210" w:after="10" w:line="220" w:lineRule="exact"/>
      <w:jc w:val="both"/>
    </w:pPr>
    <w:rPr>
      <w:rFonts w:ascii="Helvetica" w:hAnsi="Helvetica"/>
      <w:b/>
      <w:caps/>
      <w:sz w:val="16"/>
    </w:rPr>
  </w:style>
  <w:style w:type="paragraph" w:customStyle="1" w:styleId="AbstractText">
    <w:name w:val="Abstract Text"/>
    <w:pPr>
      <w:spacing w:line="220" w:lineRule="exact"/>
      <w:jc w:val="both"/>
    </w:pPr>
    <w:rPr>
      <w:rFonts w:ascii="Helvetica" w:hAnsi="Helvetica"/>
      <w:sz w:val="16"/>
    </w:rPr>
  </w:style>
  <w:style w:type="paragraph" w:customStyle="1" w:styleId="Para">
    <w:name w:val="Para"/>
    <w:pPr>
      <w:spacing w:line="220" w:lineRule="exact"/>
      <w:ind w:firstLine="170"/>
      <w:jc w:val="both"/>
    </w:pPr>
    <w:rPr>
      <w:sz w:val="18"/>
    </w:rPr>
  </w:style>
  <w:style w:type="paragraph" w:customStyle="1" w:styleId="ParaNoInd">
    <w:name w:val="ParaNoInd"/>
    <w:basedOn w:val="Para"/>
    <w:pPr>
      <w:ind w:firstLine="0"/>
    </w:pPr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rPr>
      <w:rFonts w:ascii="Helvetica" w:hAnsi="Helvetica"/>
      <w:b/>
      <w:sz w:val="18"/>
    </w:rPr>
  </w:style>
  <w:style w:type="paragraph" w:customStyle="1" w:styleId="Ahead">
    <w:name w:val="A head"/>
    <w:basedOn w:val="Heading1"/>
    <w:pPr>
      <w:numPr>
        <w:numId w:val="0"/>
      </w:numPr>
    </w:pPr>
  </w:style>
  <w:style w:type="paragraph" w:styleId="BlockText">
    <w:name w:val="Block Text"/>
    <w:basedOn w:val="Normal"/>
    <w:pPr>
      <w:spacing w:after="120"/>
      <w:ind w:left="1440" w:right="1440"/>
    </w:pPr>
  </w:style>
  <w:style w:type="character" w:customStyle="1" w:styleId="Chead">
    <w:name w:val="C head"/>
    <w:rPr>
      <w:rFonts w:ascii="Times New Roman" w:hAnsi="Times New Roman"/>
      <w:i/>
      <w:sz w:val="18"/>
    </w:rPr>
  </w:style>
  <w:style w:type="paragraph" w:customStyle="1" w:styleId="ParawithChead">
    <w:name w:val="Para with C head"/>
    <w:basedOn w:val="ParaNoInd"/>
    <w:pPr>
      <w:spacing w:before="126"/>
    </w:pPr>
  </w:style>
  <w:style w:type="paragraph" w:customStyle="1" w:styleId="NumberedList">
    <w:name w:val="Numbered List"/>
    <w:basedOn w:val="ParaNoInd"/>
    <w:pPr>
      <w:numPr>
        <w:numId w:val="1"/>
      </w:numPr>
      <w:tabs>
        <w:tab w:val="clear" w:pos="720"/>
        <w:tab w:val="left" w:pos="560"/>
      </w:tabs>
      <w:spacing w:before="60"/>
      <w:ind w:left="560" w:hanging="390"/>
    </w:pPr>
  </w:style>
  <w:style w:type="paragraph" w:customStyle="1" w:styleId="NumberedListfirst">
    <w:name w:val="Numbered List first"/>
    <w:basedOn w:val="NumberedList"/>
    <w:pPr>
      <w:spacing w:before="120"/>
    </w:pPr>
  </w:style>
  <w:style w:type="paragraph" w:customStyle="1" w:styleId="NumberedListlast">
    <w:name w:val="Numbered List last"/>
    <w:basedOn w:val="NumberedList"/>
    <w:pPr>
      <w:spacing w:after="120"/>
    </w:pPr>
  </w:style>
  <w:style w:type="paragraph" w:customStyle="1" w:styleId="BulletedList">
    <w:name w:val="Bulleted List"/>
    <w:basedOn w:val="ParaNoInd"/>
    <w:pPr>
      <w:numPr>
        <w:numId w:val="2"/>
      </w:numPr>
      <w:tabs>
        <w:tab w:val="clear" w:pos="560"/>
        <w:tab w:val="left" w:pos="374"/>
      </w:tabs>
      <w:spacing w:before="60"/>
      <w:ind w:left="374" w:hanging="204"/>
    </w:pPr>
  </w:style>
  <w:style w:type="paragraph" w:customStyle="1" w:styleId="BulletedListfirst">
    <w:name w:val="Bulleted List first"/>
    <w:basedOn w:val="BulletedList"/>
    <w:pPr>
      <w:spacing w:before="120"/>
    </w:pPr>
  </w:style>
  <w:style w:type="paragraph" w:customStyle="1" w:styleId="BulletedListlast">
    <w:name w:val="Bulleted List last"/>
    <w:basedOn w:val="BulletedList"/>
    <w:pPr>
      <w:spacing w:after="120"/>
    </w:pPr>
  </w:style>
  <w:style w:type="paragraph" w:customStyle="1" w:styleId="MTDisplayEquation">
    <w:name w:val="MTDisplayEquation"/>
    <w:basedOn w:val="ParaNoInd"/>
    <w:next w:val="Normal"/>
    <w:pPr>
      <w:tabs>
        <w:tab w:val="center" w:pos="2440"/>
        <w:tab w:val="right" w:pos="4860"/>
      </w:tabs>
    </w:pPr>
  </w:style>
  <w:style w:type="paragraph" w:customStyle="1" w:styleId="CopyrightLine">
    <w:name w:val="CopyrightLine"/>
    <w:basedOn w:val="Footer"/>
    <w:pPr>
      <w:tabs>
        <w:tab w:val="clear" w:pos="4320"/>
        <w:tab w:val="clear" w:pos="8640"/>
        <w:tab w:val="right" w:pos="10080"/>
      </w:tabs>
      <w:spacing w:line="200" w:lineRule="exact"/>
    </w:pPr>
    <w:rPr>
      <w:rFonts w:ascii="Helvetica" w:hAnsi="Helvetica"/>
      <w:sz w:val="14"/>
    </w:rPr>
  </w:style>
  <w:style w:type="paragraph" w:customStyle="1" w:styleId="UnnumberedList">
    <w:name w:val="Unnumbered List"/>
    <w:basedOn w:val="ParaNoInd"/>
    <w:pPr>
      <w:ind w:left="400" w:hanging="400"/>
    </w:pPr>
  </w:style>
  <w:style w:type="paragraph" w:customStyle="1" w:styleId="UnnumberedListfirst">
    <w:name w:val="Unnumbered List first"/>
    <w:basedOn w:val="UnnumberedList"/>
    <w:pPr>
      <w:spacing w:before="120"/>
    </w:pPr>
  </w:style>
  <w:style w:type="paragraph" w:customStyle="1" w:styleId="UnnumberedListlast">
    <w:name w:val="Unnumbered List last"/>
    <w:basedOn w:val="UnnumberedList"/>
    <w:pPr>
      <w:spacing w:after="120"/>
    </w:pPr>
  </w:style>
  <w:style w:type="character" w:styleId="Hyperlink">
    <w:name w:val="Hyperlink"/>
    <w:rsid w:val="009968D0"/>
    <w:rPr>
      <w:color w:val="0000FF"/>
      <w:u w:val="single"/>
    </w:rPr>
  </w:style>
  <w:style w:type="paragraph" w:customStyle="1" w:styleId="EquationDisplay">
    <w:name w:val="Equation Display"/>
    <w:basedOn w:val="MTDisplayEquation"/>
    <w:pPr>
      <w:spacing w:before="120" w:after="120" w:line="240" w:lineRule="auto"/>
    </w:pPr>
  </w:style>
  <w:style w:type="paragraph" w:customStyle="1" w:styleId="FigureCaption">
    <w:name w:val="Figure Caption"/>
    <w:pPr>
      <w:spacing w:before="290" w:after="240" w:line="200" w:lineRule="exact"/>
      <w:jc w:val="both"/>
    </w:pPr>
    <w:rPr>
      <w:sz w:val="16"/>
    </w:rPr>
  </w:style>
  <w:style w:type="paragraph" w:customStyle="1" w:styleId="Tablecaption">
    <w:name w:val="Table caption"/>
    <w:pPr>
      <w:spacing w:before="240" w:after="260" w:line="200" w:lineRule="exact"/>
    </w:pPr>
    <w:rPr>
      <w:sz w:val="16"/>
    </w:rPr>
  </w:style>
  <w:style w:type="paragraph" w:customStyle="1" w:styleId="Tablebody">
    <w:name w:val="Table body"/>
    <w:pPr>
      <w:spacing w:line="200" w:lineRule="exact"/>
      <w:ind w:left="160" w:hanging="160"/>
    </w:pPr>
    <w:rPr>
      <w:sz w:val="16"/>
    </w:rPr>
  </w:style>
  <w:style w:type="paragraph" w:customStyle="1" w:styleId="TableColumnhead">
    <w:name w:val="Table Column head"/>
    <w:basedOn w:val="Tablebody"/>
    <w:pPr>
      <w:spacing w:before="80" w:after="140"/>
    </w:pPr>
  </w:style>
  <w:style w:type="paragraph" w:customStyle="1" w:styleId="Tablebodyfirst">
    <w:name w:val="Table body first"/>
    <w:basedOn w:val="Tablebody"/>
    <w:pPr>
      <w:spacing w:before="90"/>
    </w:pPr>
  </w:style>
  <w:style w:type="paragraph" w:customStyle="1" w:styleId="Tablebodylast">
    <w:name w:val="Table body last"/>
    <w:basedOn w:val="Tablebody"/>
    <w:pPr>
      <w:spacing w:after="134"/>
    </w:pPr>
  </w:style>
  <w:style w:type="paragraph" w:customStyle="1" w:styleId="Tablefootnote">
    <w:name w:val="Table footnote"/>
    <w:pPr>
      <w:spacing w:before="80" w:line="180" w:lineRule="exact"/>
      <w:jc w:val="both"/>
    </w:pPr>
    <w:rPr>
      <w:sz w:val="14"/>
    </w:rPr>
  </w:style>
  <w:style w:type="paragraph" w:customStyle="1" w:styleId="AckHead">
    <w:name w:val="Ack Head"/>
    <w:basedOn w:val="Ahead"/>
  </w:style>
  <w:style w:type="paragraph" w:customStyle="1" w:styleId="AckText">
    <w:name w:val="Ack Text"/>
    <w:basedOn w:val="ParaNoInd"/>
  </w:style>
  <w:style w:type="paragraph" w:customStyle="1" w:styleId="RefHead">
    <w:name w:val="Ref Head"/>
    <w:basedOn w:val="Ahead"/>
  </w:style>
  <w:style w:type="paragraph" w:customStyle="1" w:styleId="RefText">
    <w:name w:val="Ref Text"/>
    <w:pPr>
      <w:spacing w:line="180" w:lineRule="exact"/>
      <w:ind w:left="227" w:hanging="227"/>
      <w:jc w:val="both"/>
    </w:pPr>
    <w:rPr>
      <w:sz w:val="14"/>
    </w:rPr>
  </w:style>
  <w:style w:type="paragraph" w:customStyle="1" w:styleId="BHead">
    <w:name w:val="B Head"/>
    <w:pPr>
      <w:numPr>
        <w:ilvl w:val="1"/>
        <w:numId w:val="8"/>
      </w:numPr>
      <w:spacing w:before="100" w:after="60" w:line="260" w:lineRule="exact"/>
      <w:outlineLvl w:val="1"/>
    </w:pPr>
    <w:rPr>
      <w:rFonts w:ascii="Helvetica" w:hAnsi="Helvetica"/>
      <w:b/>
    </w:rPr>
  </w:style>
  <w:style w:type="paragraph" w:styleId="HTMLAddress">
    <w:name w:val="HTML Address"/>
    <w:basedOn w:val="Normal"/>
    <w:rPr>
      <w:i/>
      <w:iCs/>
    </w:rPr>
  </w:style>
  <w:style w:type="paragraph" w:customStyle="1" w:styleId="ArticleType">
    <w:name w:val="Article Type"/>
    <w:pPr>
      <w:spacing w:before="160"/>
    </w:pPr>
    <w:rPr>
      <w:rFonts w:ascii="Helvetica" w:hAnsi="Helvetica"/>
      <w:i/>
      <w:sz w:val="24"/>
    </w:rPr>
  </w:style>
  <w:style w:type="paragraph" w:customStyle="1" w:styleId="Para0">
    <w:name w:val="&lt;Para&gt;"/>
    <w:basedOn w:val="Para"/>
    <w:pPr>
      <w:spacing w:line="200" w:lineRule="exact"/>
    </w:pPr>
    <w:rPr>
      <w:sz w:val="16"/>
    </w:rPr>
  </w:style>
  <w:style w:type="paragraph" w:customStyle="1" w:styleId="ParaNoInd0">
    <w:name w:val="&lt;ParaNoInd&gt;"/>
    <w:basedOn w:val="ParaNoInd"/>
    <w:pPr>
      <w:spacing w:line="200" w:lineRule="exact"/>
    </w:pPr>
    <w:rPr>
      <w:sz w:val="16"/>
    </w:rPr>
  </w:style>
  <w:style w:type="paragraph" w:customStyle="1" w:styleId="ParawithChead0">
    <w:name w:val="&lt;Para with C head&gt;"/>
    <w:basedOn w:val="ParawithChead"/>
    <w:pPr>
      <w:spacing w:line="200" w:lineRule="exact"/>
    </w:pPr>
    <w:rPr>
      <w:sz w:val="16"/>
    </w:rPr>
  </w:style>
  <w:style w:type="paragraph" w:customStyle="1" w:styleId="EquationDisplay0">
    <w:name w:val="&lt;Equation Display&gt;"/>
    <w:basedOn w:val="EquationDisplay"/>
    <w:rPr>
      <w:sz w:val="16"/>
    </w:rPr>
  </w:style>
  <w:style w:type="paragraph" w:customStyle="1" w:styleId="FigureCaption0">
    <w:name w:val="&lt;Figure Caption&gt;"/>
    <w:basedOn w:val="FigureCaption"/>
    <w:pPr>
      <w:spacing w:line="180" w:lineRule="exact"/>
    </w:pPr>
    <w:rPr>
      <w:sz w:val="14"/>
    </w:rPr>
  </w:style>
  <w:style w:type="paragraph" w:customStyle="1" w:styleId="Tablebody0">
    <w:name w:val="&lt;Table body&gt;"/>
    <w:basedOn w:val="Tablebody"/>
    <w:pPr>
      <w:spacing w:line="180" w:lineRule="exact"/>
      <w:ind w:left="159" w:hanging="159"/>
    </w:pPr>
    <w:rPr>
      <w:sz w:val="14"/>
    </w:rPr>
  </w:style>
  <w:style w:type="paragraph" w:customStyle="1" w:styleId="Tablebodyfirst0">
    <w:name w:val="&lt;Table body first&gt;"/>
    <w:basedOn w:val="Tablebodyfirst"/>
    <w:pPr>
      <w:spacing w:line="180" w:lineRule="exact"/>
      <w:ind w:left="159" w:hanging="159"/>
    </w:pPr>
    <w:rPr>
      <w:sz w:val="14"/>
    </w:rPr>
  </w:style>
  <w:style w:type="paragraph" w:customStyle="1" w:styleId="Tablebodylast0">
    <w:name w:val="&lt;Table body last&gt;"/>
    <w:basedOn w:val="Tablebodylast"/>
    <w:pPr>
      <w:spacing w:line="180" w:lineRule="exact"/>
      <w:ind w:left="159" w:hanging="159"/>
    </w:pPr>
  </w:style>
  <w:style w:type="paragraph" w:customStyle="1" w:styleId="Tablecaption0">
    <w:name w:val="&lt;Table caption&gt;"/>
    <w:basedOn w:val="Tablecaption"/>
    <w:pPr>
      <w:spacing w:line="180" w:lineRule="exact"/>
    </w:pPr>
  </w:style>
  <w:style w:type="paragraph" w:customStyle="1" w:styleId="TableColumnhead0">
    <w:name w:val="&lt;Table Column head&gt;"/>
    <w:basedOn w:val="TableColumnhead"/>
    <w:pPr>
      <w:spacing w:line="180" w:lineRule="exact"/>
      <w:ind w:left="159" w:hanging="159"/>
    </w:pPr>
    <w:rPr>
      <w:sz w:val="14"/>
    </w:rPr>
  </w:style>
  <w:style w:type="paragraph" w:customStyle="1" w:styleId="Tablefootnote0">
    <w:name w:val="&lt;Table footnote&gt;"/>
    <w:basedOn w:val="Tablefootnote"/>
    <w:pPr>
      <w:spacing w:line="160" w:lineRule="exact"/>
    </w:pPr>
    <w:rPr>
      <w:sz w:val="12"/>
    </w:rPr>
  </w:style>
  <w:style w:type="paragraph" w:customStyle="1" w:styleId="NumberedList0">
    <w:name w:val="&lt;Numbered List&gt;"/>
    <w:basedOn w:val="NumberedList"/>
    <w:pPr>
      <w:spacing w:line="200" w:lineRule="exact"/>
      <w:ind w:left="561" w:hanging="391"/>
    </w:pPr>
    <w:rPr>
      <w:sz w:val="16"/>
    </w:rPr>
  </w:style>
  <w:style w:type="paragraph" w:customStyle="1" w:styleId="NumberedListfirst0">
    <w:name w:val="&lt;Numbered List first&gt;"/>
    <w:basedOn w:val="NumberedListfirst"/>
    <w:pPr>
      <w:spacing w:line="200" w:lineRule="exact"/>
      <w:ind w:left="561" w:hanging="391"/>
    </w:pPr>
    <w:rPr>
      <w:sz w:val="16"/>
    </w:rPr>
  </w:style>
  <w:style w:type="paragraph" w:customStyle="1" w:styleId="NumberedListlast0">
    <w:name w:val="&lt;Numbered List last&gt;"/>
    <w:basedOn w:val="NumberedListlast"/>
    <w:pPr>
      <w:spacing w:line="200" w:lineRule="exact"/>
      <w:ind w:left="561" w:hanging="391"/>
    </w:pPr>
    <w:rPr>
      <w:sz w:val="16"/>
    </w:rPr>
  </w:style>
  <w:style w:type="paragraph" w:customStyle="1" w:styleId="BulletedList0">
    <w:name w:val="&lt;Bulleted List&gt;"/>
    <w:basedOn w:val="BulletedList"/>
    <w:pPr>
      <w:spacing w:line="200" w:lineRule="exact"/>
    </w:pPr>
    <w:rPr>
      <w:sz w:val="16"/>
    </w:rPr>
  </w:style>
  <w:style w:type="paragraph" w:customStyle="1" w:styleId="BulletedListfirst0">
    <w:name w:val="&lt;Bulleted List first&gt;"/>
    <w:basedOn w:val="BulletedListfirst"/>
    <w:pPr>
      <w:spacing w:line="200" w:lineRule="exact"/>
    </w:pPr>
    <w:rPr>
      <w:sz w:val="16"/>
    </w:rPr>
  </w:style>
  <w:style w:type="paragraph" w:customStyle="1" w:styleId="BulletedListlast0">
    <w:name w:val="&lt;Bulleted List last&gt;"/>
    <w:basedOn w:val="BulletedListlast"/>
    <w:pPr>
      <w:spacing w:line="200" w:lineRule="exact"/>
    </w:pPr>
    <w:rPr>
      <w:sz w:val="16"/>
    </w:rPr>
  </w:style>
  <w:style w:type="paragraph" w:customStyle="1" w:styleId="UnnumberedList0">
    <w:name w:val="&lt;Unnumbered List&gt;"/>
    <w:basedOn w:val="UnnumberedList"/>
    <w:pPr>
      <w:spacing w:line="200" w:lineRule="exact"/>
      <w:ind w:left="403" w:hanging="403"/>
    </w:pPr>
    <w:rPr>
      <w:sz w:val="16"/>
    </w:rPr>
  </w:style>
  <w:style w:type="paragraph" w:customStyle="1" w:styleId="UnnumberedListfirst0">
    <w:name w:val="&lt;Unnumbered List first&gt;"/>
    <w:basedOn w:val="UnnumberedListfirst"/>
    <w:pPr>
      <w:spacing w:line="200" w:lineRule="exact"/>
      <w:ind w:left="403" w:hanging="403"/>
    </w:pPr>
    <w:rPr>
      <w:sz w:val="16"/>
    </w:rPr>
  </w:style>
  <w:style w:type="paragraph" w:customStyle="1" w:styleId="UnnumberedListlast0">
    <w:name w:val="&lt;Unnumbered List last&gt;"/>
    <w:basedOn w:val="UnnumberedListlast"/>
    <w:pPr>
      <w:spacing w:line="200" w:lineRule="exact"/>
      <w:ind w:left="403" w:hanging="403"/>
    </w:pPr>
    <w:rPr>
      <w:sz w:val="16"/>
    </w:rPr>
  </w:style>
  <w:style w:type="paragraph" w:styleId="Caption">
    <w:name w:val="caption"/>
    <w:basedOn w:val="Normal"/>
    <w:next w:val="Normal"/>
    <w:unhideWhenUsed/>
    <w:qFormat/>
    <w:rsid w:val="00952567"/>
    <w:rPr>
      <w:b/>
      <w:bCs/>
      <w:szCs w:val="20"/>
    </w:rPr>
  </w:style>
  <w:style w:type="paragraph" w:styleId="BalloonText">
    <w:name w:val="Balloon Text"/>
    <w:basedOn w:val="Normal"/>
    <w:link w:val="BalloonTextChar"/>
    <w:rsid w:val="00DA5A09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rsid w:val="00DA5A09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rsid w:val="0076498E"/>
    <w:rPr>
      <w:sz w:val="18"/>
      <w:szCs w:val="18"/>
    </w:rPr>
  </w:style>
  <w:style w:type="paragraph" w:styleId="CommentText">
    <w:name w:val="annotation text"/>
    <w:basedOn w:val="Normal"/>
    <w:link w:val="CommentTextChar"/>
    <w:rsid w:val="0076498E"/>
    <w:rPr>
      <w:sz w:val="24"/>
    </w:rPr>
  </w:style>
  <w:style w:type="character" w:customStyle="1" w:styleId="CommentTextChar">
    <w:name w:val="Comment Text Char"/>
    <w:link w:val="CommentText"/>
    <w:rsid w:val="0076498E"/>
    <w:rPr>
      <w:rFonts w:ascii="Times" w:hAnsi="Times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76498E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rsid w:val="0076498E"/>
    <w:rPr>
      <w:rFonts w:ascii="Times" w:hAnsi="Times"/>
      <w:b/>
      <w:bCs/>
      <w:sz w:val="24"/>
      <w:szCs w:val="24"/>
    </w:rPr>
  </w:style>
  <w:style w:type="paragraph" w:styleId="Revision">
    <w:name w:val="Revision"/>
    <w:hidden/>
    <w:uiPriority w:val="99"/>
    <w:semiHidden/>
    <w:rsid w:val="00C80CC4"/>
    <w:rPr>
      <w:rFonts w:ascii="Times" w:hAnsi="Times"/>
      <w:szCs w:val="24"/>
    </w:rPr>
  </w:style>
  <w:style w:type="character" w:styleId="PlaceholderText">
    <w:name w:val="Placeholder Text"/>
    <w:basedOn w:val="DefaultParagraphFont"/>
    <w:uiPriority w:val="99"/>
    <w:semiHidden/>
    <w:rsid w:val="0064082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916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hyperlink" Target="https://github.com/haddocking/CLVis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header" Target="header3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</Pages>
  <Words>1529</Words>
  <Characters>8721</Characters>
  <Application>Microsoft Macintosh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bio</vt:lpstr>
    </vt:vector>
  </TitlesOfParts>
  <Company>NISPL</Company>
  <LinksUpToDate>false</LinksUpToDate>
  <CharactersWithSpaces>10230</CharactersWithSpaces>
  <SharedDoc>false</SharedDoc>
  <HLinks>
    <vt:vector size="12" baseType="variant">
      <vt:variant>
        <vt:i4>3145798</vt:i4>
      </vt:variant>
      <vt:variant>
        <vt:i4>0</vt:i4>
      </vt:variant>
      <vt:variant>
        <vt:i4>0</vt:i4>
      </vt:variant>
      <vt:variant>
        <vt:i4>5</vt:i4>
      </vt:variant>
      <vt:variant>
        <vt:lpwstr>https://github.com/haddocking/CLVis</vt:lpwstr>
      </vt:variant>
      <vt:variant>
        <vt:lpwstr/>
      </vt:variant>
      <vt:variant>
        <vt:i4>5767169</vt:i4>
      </vt:variant>
      <vt:variant>
        <vt:i4>-1</vt:i4>
      </vt:variant>
      <vt:variant>
        <vt:i4>1032</vt:i4>
      </vt:variant>
      <vt:variant>
        <vt:i4>1</vt:i4>
      </vt:variant>
      <vt:variant>
        <vt:lpwstr>Fig1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bio</dc:title>
  <dc:subject/>
  <dc:creator>rajkumar.v</dc:creator>
  <cp:keywords/>
  <dc:description/>
  <cp:lastModifiedBy>Bonvin Alexandre M.J.J.</cp:lastModifiedBy>
  <cp:revision>17</cp:revision>
  <cp:lastPrinted>2015-03-02T12:09:00Z</cp:lastPrinted>
  <dcterms:created xsi:type="dcterms:W3CDTF">2015-03-03T19:29:00Z</dcterms:created>
  <dcterms:modified xsi:type="dcterms:W3CDTF">2015-05-01T12:40:00Z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>
    <vt:lpwstr>oup</vt:lpwstr>
  </property>
  <property fmtid="{D5CDD505-2E9C-101B-9397-08002B2CF9AE}" pid="3" name="MTWinEqns">
    <vt:bool>true</vt:bool>
  </property>
  <property fmtid="{D5CDD505-2E9C-101B-9397-08002B2CF9AE}" pid="4" name="_AdHocReviewCycleID">
    <vt:i4>-278729539</vt:i4>
  </property>
  <property fmtid="{D5CDD505-2E9C-101B-9397-08002B2CF9AE}" pid="5" name="_EmailSubject">
    <vt:lpwstr>MS Word Template query</vt:lpwstr>
  </property>
  <property fmtid="{D5CDD505-2E9C-101B-9397-08002B2CF9AE}" pid="6" name="_AuthorEmail">
    <vt:lpwstr>Bioinformatics@editorialoffice.co.uk</vt:lpwstr>
  </property>
  <property fmtid="{D5CDD505-2E9C-101B-9397-08002B2CF9AE}" pid="7" name="_AuthorEmailDisplayName">
    <vt:lpwstr>Bioinformatics Editorial Office</vt:lpwstr>
  </property>
  <property fmtid="{D5CDD505-2E9C-101B-9397-08002B2CF9AE}" pid="8" name="_ReviewingToolsShownOnce">
    <vt:lpwstr/>
  </property>
</Properties>
</file>